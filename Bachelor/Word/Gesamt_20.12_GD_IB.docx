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49908" w14:textId="47798004" w:rsidR="00DB6A50" w:rsidRDefault="00F95D5B" w:rsidP="00F95D5B">
      <w:commentRangeStart w:id="0"/>
      <w:r>
        <w:rPr>
          <w:noProof/>
        </w:rPr>
        <w:drawing>
          <wp:anchor distT="0" distB="0" distL="114300" distR="114300" simplePos="0" relativeHeight="251658240" behindDoc="1" locked="0" layoutInCell="1" allowOverlap="1" wp14:anchorId="76C2283D" wp14:editId="7B8EC2EC">
            <wp:simplePos x="0" y="0"/>
            <wp:positionH relativeFrom="column">
              <wp:posOffset>-309245</wp:posOffset>
            </wp:positionH>
            <wp:positionV relativeFrom="paragraph">
              <wp:posOffset>-4445</wp:posOffset>
            </wp:positionV>
            <wp:extent cx="6287554" cy="834390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
                      <a:extLst>
                        <a:ext uri="{28A0092B-C50C-407E-A947-70E740481C1C}">
                          <a14:useLocalDpi xmlns:a14="http://schemas.microsoft.com/office/drawing/2010/main" val="0"/>
                        </a:ext>
                      </a:extLst>
                    </a:blip>
                    <a:stretch>
                      <a:fillRect/>
                    </a:stretch>
                  </pic:blipFill>
                  <pic:spPr>
                    <a:xfrm>
                      <a:off x="0" y="0"/>
                      <a:ext cx="6287554" cy="8343900"/>
                    </a:xfrm>
                    <a:prstGeom prst="rect">
                      <a:avLst/>
                    </a:prstGeom>
                  </pic:spPr>
                </pic:pic>
              </a:graphicData>
            </a:graphic>
          </wp:anchor>
        </w:drawing>
      </w:r>
      <w:commentRangeEnd w:id="0"/>
      <w:r w:rsidR="00D81574">
        <w:rPr>
          <w:rStyle w:val="Kommentarzeichen"/>
        </w:rPr>
        <w:commentReference w:id="0"/>
      </w:r>
    </w:p>
    <w:p w14:paraId="44040199" w14:textId="77777777" w:rsidR="00F95D5B" w:rsidRDefault="00F95D5B"/>
    <w:p w14:paraId="6D1190DC" w14:textId="77777777" w:rsidR="00F95D5B" w:rsidRDefault="00F95D5B"/>
    <w:p w14:paraId="54DA65F6" w14:textId="77777777" w:rsidR="00F95D5B" w:rsidRDefault="00F95D5B"/>
    <w:p w14:paraId="15BA1B06" w14:textId="77777777" w:rsidR="00F95D5B" w:rsidRDefault="00F95D5B"/>
    <w:p w14:paraId="0C903594" w14:textId="77777777" w:rsidR="00F95D5B" w:rsidRDefault="00F95D5B"/>
    <w:p w14:paraId="5CC2F381" w14:textId="77777777" w:rsidR="00F95D5B" w:rsidRDefault="00F95D5B"/>
    <w:p w14:paraId="4FE460DE" w14:textId="77777777" w:rsidR="00F95D5B" w:rsidRDefault="00F95D5B"/>
    <w:p w14:paraId="4924CBD7" w14:textId="77777777" w:rsidR="00F95D5B" w:rsidRDefault="00F95D5B"/>
    <w:p w14:paraId="37B06766" w14:textId="77777777" w:rsidR="00F95D5B" w:rsidRDefault="00F95D5B"/>
    <w:p w14:paraId="6D13FD7C" w14:textId="77777777" w:rsidR="00F95D5B" w:rsidRDefault="00F95D5B"/>
    <w:p w14:paraId="4EAF746E" w14:textId="77777777" w:rsidR="00F95D5B" w:rsidRDefault="00F95D5B"/>
    <w:p w14:paraId="2A02F43A" w14:textId="77777777" w:rsidR="00F95D5B" w:rsidRDefault="00F95D5B"/>
    <w:p w14:paraId="5811B38D" w14:textId="77777777" w:rsidR="00F95D5B" w:rsidRDefault="00F95D5B"/>
    <w:p w14:paraId="4922AA0A" w14:textId="77777777" w:rsidR="00F95D5B" w:rsidRDefault="00F95D5B"/>
    <w:p w14:paraId="6B8F53C1" w14:textId="77777777" w:rsidR="00F95D5B" w:rsidRDefault="00F95D5B"/>
    <w:p w14:paraId="61115448" w14:textId="77777777" w:rsidR="00F95D5B" w:rsidRDefault="00F95D5B"/>
    <w:p w14:paraId="230D2E23" w14:textId="77777777" w:rsidR="00F95D5B" w:rsidRDefault="00F95D5B"/>
    <w:p w14:paraId="30D3836F" w14:textId="77777777" w:rsidR="00F95D5B" w:rsidRDefault="00F95D5B"/>
    <w:p w14:paraId="0E8454BF" w14:textId="77777777" w:rsidR="00F95D5B" w:rsidRDefault="00F95D5B"/>
    <w:p w14:paraId="5F01B10F" w14:textId="77777777" w:rsidR="00F95D5B" w:rsidRDefault="00F95D5B"/>
    <w:p w14:paraId="178C910E" w14:textId="77777777" w:rsidR="00F95D5B" w:rsidRDefault="00F95D5B"/>
    <w:p w14:paraId="1443E5DA" w14:textId="77777777" w:rsidR="00F95D5B" w:rsidRDefault="00F95D5B"/>
    <w:p w14:paraId="1B06CA62" w14:textId="77777777" w:rsidR="00F95D5B" w:rsidRDefault="00F95D5B"/>
    <w:p w14:paraId="78254B2C" w14:textId="77777777" w:rsidR="00F95D5B" w:rsidRDefault="00F95D5B"/>
    <w:p w14:paraId="2CE7987F" w14:textId="77777777" w:rsidR="00F95D5B" w:rsidRDefault="00F95D5B"/>
    <w:p w14:paraId="53082259" w14:textId="77777777" w:rsidR="00F95D5B" w:rsidRDefault="00F95D5B"/>
    <w:p w14:paraId="6AABC3B1" w14:textId="77777777" w:rsidR="00F95D5B" w:rsidRDefault="00F95D5B"/>
    <w:p w14:paraId="6207FCFC" w14:textId="77777777" w:rsidR="00F95D5B" w:rsidRDefault="00F95D5B"/>
    <w:p w14:paraId="62094208" w14:textId="77777777" w:rsidR="00F95D5B" w:rsidRDefault="00F95D5B"/>
    <w:p w14:paraId="1313132A" w14:textId="77777777" w:rsidR="00F95D5B" w:rsidRDefault="00F95D5B"/>
    <w:p w14:paraId="4A0A7EFA" w14:textId="77777777" w:rsidR="00B80342" w:rsidRDefault="00B80342"/>
    <w:p w14:paraId="650670CE" w14:textId="53B8CE08" w:rsidR="00B80342" w:rsidRDefault="00B80342">
      <w:r>
        <w:rPr>
          <w:noProof/>
        </w:rPr>
        <w:lastRenderedPageBreak/>
        <w:drawing>
          <wp:anchor distT="0" distB="0" distL="114300" distR="114300" simplePos="0" relativeHeight="251659264" behindDoc="0" locked="0" layoutInCell="1" allowOverlap="1" wp14:anchorId="389551C3" wp14:editId="73C4DD93">
            <wp:simplePos x="0" y="0"/>
            <wp:positionH relativeFrom="margin">
              <wp:align>center</wp:align>
            </wp:positionH>
            <wp:positionV relativeFrom="paragraph">
              <wp:posOffset>439420</wp:posOffset>
            </wp:positionV>
            <wp:extent cx="6714253" cy="8629650"/>
            <wp:effectExtent l="0" t="0" r="0" b="0"/>
            <wp:wrapSquare wrapText="bothSides"/>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6714253" cy="8629650"/>
                    </a:xfrm>
                    <a:prstGeom prst="rect">
                      <a:avLst/>
                    </a:prstGeom>
                  </pic:spPr>
                </pic:pic>
              </a:graphicData>
            </a:graphic>
          </wp:anchor>
        </w:drawing>
      </w:r>
    </w:p>
    <w:p w14:paraId="4AD3834C" w14:textId="066DBB6F" w:rsidR="00F95D5B" w:rsidRDefault="00F95D5B"/>
    <w:p w14:paraId="45580D75" w14:textId="3ABC5163" w:rsidR="00B80342" w:rsidRDefault="00E15989">
      <w:r>
        <w:rPr>
          <w:noProof/>
        </w:rPr>
        <w:drawing>
          <wp:anchor distT="0" distB="0" distL="114300" distR="114300" simplePos="0" relativeHeight="251660288" behindDoc="1" locked="0" layoutInCell="1" allowOverlap="1" wp14:anchorId="2E87B023" wp14:editId="658B286A">
            <wp:simplePos x="0" y="0"/>
            <wp:positionH relativeFrom="margin">
              <wp:align>center</wp:align>
            </wp:positionH>
            <wp:positionV relativeFrom="paragraph">
              <wp:posOffset>361950</wp:posOffset>
            </wp:positionV>
            <wp:extent cx="7012940" cy="8077200"/>
            <wp:effectExtent l="0" t="0" r="0" b="0"/>
            <wp:wrapTight wrapText="bothSides">
              <wp:wrapPolygon edited="0">
                <wp:start x="0" y="0"/>
                <wp:lineTo x="0" y="21549"/>
                <wp:lineTo x="21534" y="21549"/>
                <wp:lineTo x="21534" y="0"/>
                <wp:lineTo x="0" y="0"/>
              </wp:wrapPolygon>
            </wp:wrapTight>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7012940" cy="8077200"/>
                    </a:xfrm>
                    <a:prstGeom prst="rect">
                      <a:avLst/>
                    </a:prstGeom>
                  </pic:spPr>
                </pic:pic>
              </a:graphicData>
            </a:graphic>
          </wp:anchor>
        </w:drawing>
      </w:r>
    </w:p>
    <w:p w14:paraId="1EBC5F4A" w14:textId="11C9CD66" w:rsidR="00B80342" w:rsidRDefault="00B80342"/>
    <w:p w14:paraId="6D313025" w14:textId="77777777" w:rsidR="009F403A" w:rsidRPr="00F50366" w:rsidRDefault="009F403A" w:rsidP="00B43B35">
      <w:pPr>
        <w:spacing w:line="360" w:lineRule="auto"/>
        <w:rPr>
          <w:rFonts w:ascii="Times New Roman" w:hAnsi="Times New Roman" w:cs="Times New Roman"/>
          <w:b/>
        </w:rPr>
      </w:pPr>
      <w:r w:rsidRPr="00F50366">
        <w:rPr>
          <w:rFonts w:ascii="Times New Roman" w:hAnsi="Times New Roman" w:cs="Times New Roman"/>
          <w:b/>
        </w:rPr>
        <w:lastRenderedPageBreak/>
        <w:t>2 Material und Methoden</w:t>
      </w:r>
      <w:del w:id="1" w:author="Iris Bachmann" w:date="2023-01-18T10:32:00Z">
        <w:r w:rsidRPr="00F50366" w:rsidDel="005D59F2">
          <w:rPr>
            <w:rFonts w:ascii="Times New Roman" w:hAnsi="Times New Roman" w:cs="Times New Roman"/>
            <w:b/>
          </w:rPr>
          <w:delText xml:space="preserve"> </w:delText>
        </w:r>
      </w:del>
    </w:p>
    <w:p w14:paraId="0AEF3902" w14:textId="17B766C1" w:rsidR="009F403A" w:rsidRDefault="009F403A" w:rsidP="00B43B35">
      <w:pPr>
        <w:spacing w:line="360" w:lineRule="auto"/>
        <w:rPr>
          <w:ins w:id="2" w:author="Iris Bachmann" w:date="2023-01-18T10:32:00Z"/>
          <w:rFonts w:ascii="Times New Roman" w:hAnsi="Times New Roman" w:cs="Times New Roman"/>
          <w:b/>
        </w:rPr>
      </w:pPr>
      <w:r w:rsidRPr="00F50366">
        <w:rPr>
          <w:rFonts w:ascii="Times New Roman" w:hAnsi="Times New Roman" w:cs="Times New Roman"/>
          <w:b/>
        </w:rPr>
        <w:t>2.1 Bioinformatische Methoden</w:t>
      </w:r>
      <w:del w:id="3" w:author="Iris Bachmann" w:date="2023-01-18T10:32:00Z">
        <w:r w:rsidRPr="00F50366" w:rsidDel="005D59F2">
          <w:rPr>
            <w:rFonts w:ascii="Times New Roman" w:hAnsi="Times New Roman" w:cs="Times New Roman"/>
            <w:b/>
          </w:rPr>
          <w:delText xml:space="preserve"> </w:delText>
        </w:r>
      </w:del>
    </w:p>
    <w:p w14:paraId="71EDBB4C" w14:textId="522CA6C8" w:rsidR="005D59F2" w:rsidRPr="00F50366" w:rsidDel="00102B4E" w:rsidRDefault="00102B4E" w:rsidP="00B43B35">
      <w:pPr>
        <w:spacing w:line="360" w:lineRule="auto"/>
        <w:rPr>
          <w:del w:id="4" w:author="Iris Bachmann" w:date="2023-01-18T10:32:00Z"/>
          <w:rFonts w:ascii="Times New Roman" w:hAnsi="Times New Roman" w:cs="Times New Roman"/>
          <w:b/>
        </w:rPr>
      </w:pPr>
      <w:ins w:id="5" w:author="Iris Bachmann" w:date="2023-01-18T10:32:00Z">
        <w:r>
          <w:rPr>
            <w:rFonts w:ascii="Times New Roman" w:hAnsi="Times New Roman" w:cs="Times New Roman"/>
            <w:b/>
          </w:rPr>
          <w:t>… 1 – 2 Sätze würde ich hier schon noch schreiben … eine Überschrift ohne Text sollte man so nicht stehen lassen, also wenigstens ein paar einführende Worte wären nice</w:t>
        </w:r>
      </w:ins>
    </w:p>
    <w:p w14:paraId="180C6E2D" w14:textId="5B0D72A1" w:rsidR="009F403A" w:rsidRPr="00F50366" w:rsidRDefault="009F403A" w:rsidP="00B43B35">
      <w:pPr>
        <w:spacing w:line="360" w:lineRule="auto"/>
        <w:rPr>
          <w:rFonts w:ascii="Times New Roman" w:hAnsi="Times New Roman" w:cs="Times New Roman"/>
          <w:b/>
        </w:rPr>
      </w:pPr>
      <w:r w:rsidRPr="00F50366">
        <w:rPr>
          <w:rFonts w:ascii="Times New Roman" w:hAnsi="Times New Roman" w:cs="Times New Roman"/>
          <w:b/>
        </w:rPr>
        <w:t xml:space="preserve">2.1.1 </w:t>
      </w:r>
      <w:ins w:id="6" w:author="Gregory Dame" w:date="2023-01-05T14:31:00Z">
        <w:r w:rsidR="00C458BF" w:rsidRPr="00F50366">
          <w:rPr>
            <w:rFonts w:ascii="Times New Roman" w:hAnsi="Times New Roman" w:cs="Times New Roman"/>
            <w:b/>
          </w:rPr>
          <w:t>Primer</w:t>
        </w:r>
        <w:r w:rsidR="00C458BF">
          <w:rPr>
            <w:rFonts w:ascii="Times New Roman" w:hAnsi="Times New Roman" w:cs="Times New Roman"/>
            <w:b/>
          </w:rPr>
          <w:t>-</w:t>
        </w:r>
        <w:r w:rsidR="00C458BF" w:rsidRPr="00F50366">
          <w:rPr>
            <w:rFonts w:ascii="Times New Roman" w:hAnsi="Times New Roman" w:cs="Times New Roman"/>
            <w:b/>
          </w:rPr>
          <w:t xml:space="preserve"> </w:t>
        </w:r>
        <w:r w:rsidR="00C458BF">
          <w:rPr>
            <w:rFonts w:ascii="Times New Roman" w:hAnsi="Times New Roman" w:cs="Times New Roman"/>
            <w:b/>
          </w:rPr>
          <w:t xml:space="preserve">und </w:t>
        </w:r>
        <w:proofErr w:type="spellStart"/>
        <w:r w:rsidR="00C458BF">
          <w:rPr>
            <w:rFonts w:ascii="Times New Roman" w:hAnsi="Times New Roman" w:cs="Times New Roman"/>
            <w:b/>
          </w:rPr>
          <w:t>Sondendesign</w:t>
        </w:r>
        <w:proofErr w:type="spellEnd"/>
        <w:r w:rsidR="00C458BF">
          <w:rPr>
            <w:rFonts w:ascii="Times New Roman" w:hAnsi="Times New Roman" w:cs="Times New Roman"/>
            <w:b/>
          </w:rPr>
          <w:t xml:space="preserve"> für die </w:t>
        </w:r>
      </w:ins>
      <w:proofErr w:type="spellStart"/>
      <w:r w:rsidRPr="00F50366">
        <w:rPr>
          <w:rFonts w:ascii="Times New Roman" w:hAnsi="Times New Roman" w:cs="Times New Roman"/>
          <w:b/>
        </w:rPr>
        <w:t>Rekombinase</w:t>
      </w:r>
      <w:proofErr w:type="spellEnd"/>
      <w:r w:rsidRPr="00F50366">
        <w:rPr>
          <w:rFonts w:ascii="Times New Roman" w:hAnsi="Times New Roman" w:cs="Times New Roman"/>
          <w:b/>
        </w:rPr>
        <w:t xml:space="preserve"> Polymerase Amplifikation</w:t>
      </w:r>
      <w:del w:id="7" w:author="Gregory Dame" w:date="2023-01-05T14:31:00Z">
        <w:r w:rsidRPr="00F50366" w:rsidDel="00C458BF">
          <w:rPr>
            <w:rFonts w:ascii="Times New Roman" w:hAnsi="Times New Roman" w:cs="Times New Roman"/>
            <w:b/>
          </w:rPr>
          <w:delText xml:space="preserve"> Primerdesign</w:delText>
        </w:r>
      </w:del>
      <w:r w:rsidRPr="00F50366">
        <w:rPr>
          <w:rFonts w:ascii="Times New Roman" w:hAnsi="Times New Roman" w:cs="Times New Roman"/>
          <w:b/>
        </w:rPr>
        <w:t xml:space="preserve"> </w:t>
      </w:r>
    </w:p>
    <w:p w14:paraId="1129040F" w14:textId="0C8929E4" w:rsidR="00B80342" w:rsidRPr="00F50366" w:rsidRDefault="009F403A" w:rsidP="00B43B35">
      <w:pPr>
        <w:spacing w:line="360" w:lineRule="auto"/>
        <w:jc w:val="both"/>
        <w:rPr>
          <w:rFonts w:ascii="Times New Roman" w:hAnsi="Times New Roman" w:cs="Times New Roman"/>
        </w:rPr>
      </w:pPr>
      <w:r w:rsidRPr="00F50366">
        <w:rPr>
          <w:rFonts w:ascii="Times New Roman" w:hAnsi="Times New Roman" w:cs="Times New Roman"/>
        </w:rPr>
        <w:t xml:space="preserve">Für die Erstellung der </w:t>
      </w:r>
      <w:proofErr w:type="gramStart"/>
      <w:ins w:id="8" w:author="Iris Bachmann" w:date="2023-01-17T13:35:00Z">
        <w:r w:rsidR="00D81574">
          <w:rPr>
            <w:rFonts w:ascii="Times New Roman" w:hAnsi="Times New Roman" w:cs="Times New Roman"/>
          </w:rPr>
          <w:t xml:space="preserve">RPA </w:t>
        </w:r>
      </w:ins>
      <w:r w:rsidRPr="00F50366">
        <w:rPr>
          <w:rFonts w:ascii="Times New Roman" w:hAnsi="Times New Roman" w:cs="Times New Roman"/>
        </w:rPr>
        <w:t>Primer</w:t>
      </w:r>
      <w:proofErr w:type="gramEnd"/>
      <w:r w:rsidRPr="00F50366">
        <w:rPr>
          <w:rFonts w:ascii="Times New Roman" w:hAnsi="Times New Roman" w:cs="Times New Roman"/>
        </w:rPr>
        <w:t xml:space="preserve"> und Sonden zur Detektion des Influenza A und B Virus wurde das von Higgins </w:t>
      </w:r>
      <w:r w:rsidRPr="00C458BF">
        <w:rPr>
          <w:rFonts w:ascii="Times New Roman" w:hAnsi="Times New Roman" w:cs="Times New Roman"/>
          <w:i/>
          <w:iCs/>
          <w:rPrChange w:id="9" w:author="Gregory Dame" w:date="2023-01-05T14:30:00Z">
            <w:rPr>
              <w:rFonts w:ascii="Times New Roman" w:hAnsi="Times New Roman" w:cs="Times New Roman"/>
            </w:rPr>
          </w:rPrChange>
        </w:rPr>
        <w:t>et al</w:t>
      </w:r>
      <w:r w:rsidRPr="00F50366">
        <w:rPr>
          <w:rFonts w:ascii="Times New Roman" w:hAnsi="Times New Roman" w:cs="Times New Roman"/>
        </w:rPr>
        <w:t xml:space="preserve">. (2018) entwickelte Programm PrimedRPA verwendet. Die Parameter </w:t>
      </w:r>
      <w:ins w:id="10" w:author="Gregory Dame" w:date="2023-01-05T14:32:00Z">
        <w:r w:rsidR="00C458BF">
          <w:rPr>
            <w:rFonts w:ascii="Times New Roman" w:hAnsi="Times New Roman" w:cs="Times New Roman"/>
          </w:rPr>
          <w:t>für die Ausführung des Programms</w:t>
        </w:r>
      </w:ins>
      <w:del w:id="11" w:author="Gregory Dame" w:date="2023-01-05T14:32:00Z">
        <w:r w:rsidRPr="00F50366" w:rsidDel="00C458BF">
          <w:rPr>
            <w:rFonts w:ascii="Times New Roman" w:hAnsi="Times New Roman" w:cs="Times New Roman"/>
          </w:rPr>
          <w:delText>dafür</w:delText>
        </w:r>
      </w:del>
      <w:r w:rsidRPr="00F50366">
        <w:rPr>
          <w:rFonts w:ascii="Times New Roman" w:hAnsi="Times New Roman" w:cs="Times New Roman"/>
        </w:rPr>
        <w:t xml:space="preserve"> sind in Tabelle 1 angegeben.</w:t>
      </w:r>
    </w:p>
    <w:p w14:paraId="6889778A" w14:textId="1EA579C6" w:rsidR="00B80342" w:rsidRDefault="009E0018" w:rsidP="00B43B35">
      <w:pPr>
        <w:spacing w:line="360" w:lineRule="auto"/>
      </w:pPr>
      <w:r>
        <w:rPr>
          <w:noProof/>
        </w:rPr>
        <w:drawing>
          <wp:inline distT="0" distB="0" distL="0" distR="0" wp14:anchorId="4D3D717A" wp14:editId="50E00255">
            <wp:extent cx="5760720" cy="1768475"/>
            <wp:effectExtent l="0" t="0" r="0" b="317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1"/>
                    <a:stretch>
                      <a:fillRect/>
                    </a:stretch>
                  </pic:blipFill>
                  <pic:spPr>
                    <a:xfrm>
                      <a:off x="0" y="0"/>
                      <a:ext cx="5760720" cy="1768475"/>
                    </a:xfrm>
                    <a:prstGeom prst="rect">
                      <a:avLst/>
                    </a:prstGeom>
                  </pic:spPr>
                </pic:pic>
              </a:graphicData>
            </a:graphic>
          </wp:inline>
        </w:drawing>
      </w:r>
    </w:p>
    <w:p w14:paraId="1DCBC343" w14:textId="0346BF0C" w:rsidR="009E0018" w:rsidRPr="00F50366" w:rsidRDefault="009E0018" w:rsidP="00B43B35">
      <w:pPr>
        <w:spacing w:line="360" w:lineRule="auto"/>
        <w:jc w:val="both"/>
        <w:rPr>
          <w:rFonts w:ascii="Times New Roman" w:hAnsi="Times New Roman" w:cs="Times New Roman"/>
        </w:rPr>
      </w:pPr>
      <w:r w:rsidRPr="00F50366">
        <w:rPr>
          <w:rFonts w:ascii="Times New Roman" w:hAnsi="Times New Roman" w:cs="Times New Roman"/>
        </w:rPr>
        <w:t>Als Referenzsequenz</w:t>
      </w:r>
      <w:del w:id="12" w:author="Gregory Dame" w:date="2023-01-05T14:33:00Z">
        <w:r w:rsidRPr="00F50366" w:rsidDel="00C458BF">
          <w:rPr>
            <w:rFonts w:ascii="Times New Roman" w:hAnsi="Times New Roman" w:cs="Times New Roman"/>
          </w:rPr>
          <w:delText>en</w:delText>
        </w:r>
      </w:del>
      <w:r w:rsidRPr="00F50366">
        <w:rPr>
          <w:rFonts w:ascii="Times New Roman" w:hAnsi="Times New Roman" w:cs="Times New Roman"/>
        </w:rPr>
        <w:t xml:space="preserve"> für das Influenza A Virus diente</w:t>
      </w:r>
      <w:ins w:id="13" w:author="Iris Bachmann" w:date="2023-01-17T13:37:00Z">
        <w:r w:rsidR="00D81574">
          <w:rPr>
            <w:rFonts w:ascii="Times New Roman" w:hAnsi="Times New Roman" w:cs="Times New Roman"/>
          </w:rPr>
          <w:t>n</w:t>
        </w:r>
      </w:ins>
      <w:r w:rsidRPr="00F50366">
        <w:rPr>
          <w:rFonts w:ascii="Times New Roman" w:hAnsi="Times New Roman" w:cs="Times New Roman"/>
        </w:rPr>
        <w:t xml:space="preserve"> </w:t>
      </w:r>
      <w:del w:id="14" w:author="Gregory Dame" w:date="2023-01-05T14:34:00Z">
        <w:r w:rsidRPr="00F50366" w:rsidDel="00C458BF">
          <w:rPr>
            <w:rFonts w:ascii="Times New Roman" w:hAnsi="Times New Roman" w:cs="Times New Roman"/>
          </w:rPr>
          <w:delText>jeweils eine</w:delText>
        </w:r>
      </w:del>
      <w:ins w:id="15" w:author="Gregory Dame" w:date="2023-01-05T14:34:00Z">
        <w:r w:rsidR="00C458BF">
          <w:rPr>
            <w:rFonts w:ascii="Times New Roman" w:hAnsi="Times New Roman" w:cs="Times New Roman"/>
          </w:rPr>
          <w:t>die</w:t>
        </w:r>
      </w:ins>
      <w:r w:rsidRPr="00F50366">
        <w:rPr>
          <w:rFonts w:ascii="Times New Roman" w:hAnsi="Times New Roman" w:cs="Times New Roman"/>
        </w:rPr>
        <w:t xml:space="preserve"> </w:t>
      </w:r>
      <w:proofErr w:type="spellStart"/>
      <w:r w:rsidRPr="00F50366">
        <w:rPr>
          <w:rFonts w:ascii="Times New Roman" w:hAnsi="Times New Roman" w:cs="Times New Roman"/>
        </w:rPr>
        <w:t>Sequenz</w:t>
      </w:r>
      <w:ins w:id="16" w:author="Gregory Dame" w:date="2023-01-05T14:34:00Z">
        <w:r w:rsidR="00C458BF">
          <w:rPr>
            <w:rFonts w:ascii="Times New Roman" w:hAnsi="Times New Roman" w:cs="Times New Roman"/>
          </w:rPr>
          <w:t>e</w:t>
        </w:r>
        <w:proofErr w:type="spellEnd"/>
        <w:del w:id="17" w:author="Iris Bachmann" w:date="2023-01-17T13:37:00Z">
          <w:r w:rsidR="00C458BF" w:rsidDel="00D81574">
            <w:rPr>
              <w:rFonts w:ascii="Times New Roman" w:hAnsi="Times New Roman" w:cs="Times New Roman"/>
            </w:rPr>
            <w:delText>n</w:delText>
          </w:r>
        </w:del>
      </w:ins>
      <w:r w:rsidRPr="00F50366">
        <w:rPr>
          <w:rFonts w:ascii="Times New Roman" w:hAnsi="Times New Roman" w:cs="Times New Roman"/>
        </w:rPr>
        <w:t xml:space="preserve"> des Virusgenomsegmentes 7 </w:t>
      </w:r>
      <w:del w:id="18" w:author="Gregory Dame" w:date="2023-01-05T14:33:00Z">
        <w:r w:rsidRPr="00F50366" w:rsidDel="00C458BF">
          <w:rPr>
            <w:rFonts w:ascii="Times New Roman" w:hAnsi="Times New Roman" w:cs="Times New Roman"/>
          </w:rPr>
          <w:delText>von den</w:delText>
        </w:r>
      </w:del>
      <w:ins w:id="19" w:author="Gregory Dame" w:date="2023-01-05T14:33:00Z">
        <w:r w:rsidR="00C458BF">
          <w:rPr>
            <w:rFonts w:ascii="Times New Roman" w:hAnsi="Times New Roman" w:cs="Times New Roman"/>
          </w:rPr>
          <w:t>der</w:t>
        </w:r>
      </w:ins>
      <w:r w:rsidRPr="00F50366">
        <w:rPr>
          <w:rFonts w:ascii="Times New Roman" w:hAnsi="Times New Roman" w:cs="Times New Roman"/>
        </w:rPr>
        <w:t xml:space="preserve"> Subtyp</w:t>
      </w:r>
      <w:ins w:id="20" w:author="Gregory Dame" w:date="2023-01-05T14:33:00Z">
        <w:r w:rsidR="00C458BF">
          <w:rPr>
            <w:rFonts w:ascii="Times New Roman" w:hAnsi="Times New Roman" w:cs="Times New Roman"/>
          </w:rPr>
          <w:t>en</w:t>
        </w:r>
      </w:ins>
      <w:del w:id="21" w:author="Gregory Dame" w:date="2023-01-05T14:33:00Z">
        <w:r w:rsidRPr="00F50366" w:rsidDel="00C458BF">
          <w:rPr>
            <w:rFonts w:ascii="Times New Roman" w:hAnsi="Times New Roman" w:cs="Times New Roman"/>
          </w:rPr>
          <w:delText>en</w:delText>
        </w:r>
      </w:del>
      <w:r w:rsidRPr="00F50366">
        <w:rPr>
          <w:rFonts w:ascii="Times New Roman" w:hAnsi="Times New Roman" w:cs="Times New Roman"/>
        </w:rPr>
        <w:t xml:space="preserve"> H1N1 (</w:t>
      </w:r>
      <w:proofErr w:type="spellStart"/>
      <w:r w:rsidRPr="00F50366">
        <w:rPr>
          <w:rFonts w:ascii="Times New Roman" w:hAnsi="Times New Roman" w:cs="Times New Roman"/>
        </w:rPr>
        <w:t>GenBank</w:t>
      </w:r>
      <w:proofErr w:type="spellEnd"/>
      <w:r w:rsidRPr="00F50366">
        <w:rPr>
          <w:rFonts w:ascii="Times New Roman" w:hAnsi="Times New Roman" w:cs="Times New Roman"/>
        </w:rPr>
        <w:t xml:space="preserve"> Nr.: MT341937) und H3N2 (</w:t>
      </w:r>
      <w:proofErr w:type="spellStart"/>
      <w:r w:rsidRPr="00F50366">
        <w:rPr>
          <w:rFonts w:ascii="Times New Roman" w:hAnsi="Times New Roman" w:cs="Times New Roman"/>
        </w:rPr>
        <w:t>GenBank</w:t>
      </w:r>
      <w:proofErr w:type="spellEnd"/>
      <w:r w:rsidRPr="00F50366">
        <w:rPr>
          <w:rFonts w:ascii="Times New Roman" w:hAnsi="Times New Roman" w:cs="Times New Roman"/>
        </w:rPr>
        <w:t xml:space="preserve"> Nr.: MT244214). Die Primer und Sonden wurden so gewählt, dass mindestens </w:t>
      </w:r>
      <w:commentRangeStart w:id="22"/>
      <w:commentRangeStart w:id="23"/>
      <w:r w:rsidRPr="00F50366">
        <w:rPr>
          <w:rFonts w:ascii="Times New Roman" w:hAnsi="Times New Roman" w:cs="Times New Roman"/>
        </w:rPr>
        <w:t xml:space="preserve">90 % </w:t>
      </w:r>
      <w:commentRangeEnd w:id="22"/>
      <w:r w:rsidR="00C458BF">
        <w:rPr>
          <w:rStyle w:val="Kommentarzeichen"/>
        </w:rPr>
        <w:commentReference w:id="22"/>
      </w:r>
      <w:commentRangeEnd w:id="23"/>
      <w:r w:rsidR="00063E24">
        <w:rPr>
          <w:rStyle w:val="Kommentarzeichen"/>
        </w:rPr>
        <w:commentReference w:id="23"/>
      </w:r>
      <w:r w:rsidRPr="00F50366">
        <w:rPr>
          <w:rFonts w:ascii="Times New Roman" w:hAnsi="Times New Roman" w:cs="Times New Roman"/>
        </w:rPr>
        <w:t xml:space="preserve">der Primer- und </w:t>
      </w:r>
      <w:proofErr w:type="spellStart"/>
      <w:r w:rsidRPr="00F50366">
        <w:rPr>
          <w:rFonts w:ascii="Times New Roman" w:hAnsi="Times New Roman" w:cs="Times New Roman"/>
        </w:rPr>
        <w:t>Sondensequenz</w:t>
      </w:r>
      <w:proofErr w:type="spellEnd"/>
      <w:r w:rsidRPr="00F50366">
        <w:rPr>
          <w:rFonts w:ascii="Times New Roman" w:hAnsi="Times New Roman" w:cs="Times New Roman"/>
        </w:rPr>
        <w:t xml:space="preserve"> keine Basen</w:t>
      </w:r>
      <w:ins w:id="24" w:author="Gregory Dame" w:date="2023-01-05T14:36:00Z">
        <w:r w:rsidR="00C458BF">
          <w:rPr>
            <w:rFonts w:ascii="Times New Roman" w:hAnsi="Times New Roman" w:cs="Times New Roman"/>
          </w:rPr>
          <w:t>paar</w:t>
        </w:r>
      </w:ins>
      <w:r w:rsidRPr="00F50366">
        <w:rPr>
          <w:rFonts w:ascii="Times New Roman" w:hAnsi="Times New Roman" w:cs="Times New Roman"/>
        </w:rPr>
        <w:t xml:space="preserve">fehlpaarungen zwischen den beiden Subtypen aufweisen. Für das Influenza B Virus diente das Virusgenomsegment 8 (GenBank Nr.: MT637911) als Referenzsequenz. Alle </w:t>
      </w:r>
      <w:ins w:id="25" w:author="Gregory Dame" w:date="2023-01-05T14:40:00Z">
        <w:del w:id="26" w:author="Iris Bachmann" w:date="2023-01-17T13:41:00Z">
          <w:r w:rsidR="00C458BF" w:rsidDel="00D81574">
            <w:rPr>
              <w:rFonts w:ascii="Times New Roman" w:hAnsi="Times New Roman" w:cs="Times New Roman"/>
            </w:rPr>
            <w:delText xml:space="preserve">so </w:delText>
          </w:r>
        </w:del>
      </w:ins>
      <w:del w:id="27" w:author="Gregory Dame" w:date="2023-01-05T14:37:00Z">
        <w:r w:rsidRPr="00F50366" w:rsidDel="00C458BF">
          <w:rPr>
            <w:rFonts w:ascii="Times New Roman" w:hAnsi="Times New Roman" w:cs="Times New Roman"/>
          </w:rPr>
          <w:delText xml:space="preserve">entstandenen </w:delText>
        </w:r>
      </w:del>
      <w:ins w:id="28" w:author="Gregory Dame" w:date="2023-01-05T14:37:00Z">
        <w:r w:rsidR="00C458BF">
          <w:rPr>
            <w:rFonts w:ascii="Times New Roman" w:hAnsi="Times New Roman" w:cs="Times New Roman"/>
          </w:rPr>
          <w:t xml:space="preserve">konstruierten </w:t>
        </w:r>
      </w:ins>
      <w:r w:rsidRPr="00F50366">
        <w:rPr>
          <w:rFonts w:ascii="Times New Roman" w:hAnsi="Times New Roman" w:cs="Times New Roman"/>
        </w:rPr>
        <w:t>Primer/Sonden Sets wurden mit dem Online</w:t>
      </w:r>
      <w:r w:rsidR="007B4110" w:rsidRPr="00F50366">
        <w:rPr>
          <w:rFonts w:ascii="Times New Roman" w:hAnsi="Times New Roman" w:cs="Times New Roman"/>
        </w:rPr>
        <w:t>-</w:t>
      </w:r>
      <w:r w:rsidRPr="00F50366">
        <w:rPr>
          <w:rFonts w:ascii="Times New Roman" w:hAnsi="Times New Roman" w:cs="Times New Roman"/>
        </w:rPr>
        <w:t xml:space="preserve">Programm PrimerDimer1 von Johnston </w:t>
      </w:r>
      <w:r w:rsidRPr="00C458BF">
        <w:rPr>
          <w:rFonts w:ascii="Times New Roman" w:hAnsi="Times New Roman" w:cs="Times New Roman"/>
          <w:i/>
          <w:iCs/>
          <w:rPrChange w:id="29" w:author="Gregory Dame" w:date="2023-01-05T14:37:00Z">
            <w:rPr>
              <w:rFonts w:ascii="Times New Roman" w:hAnsi="Times New Roman" w:cs="Times New Roman"/>
            </w:rPr>
          </w:rPrChange>
        </w:rPr>
        <w:t>et al</w:t>
      </w:r>
      <w:r w:rsidRPr="00F50366">
        <w:rPr>
          <w:rFonts w:ascii="Times New Roman" w:hAnsi="Times New Roman" w:cs="Times New Roman"/>
        </w:rPr>
        <w:t xml:space="preserve">. (2019) auf </w:t>
      </w:r>
      <w:commentRangeStart w:id="30"/>
      <w:ins w:id="31" w:author="Gregory Dame" w:date="2023-01-05T14:39:00Z">
        <w:r w:rsidR="00C458BF">
          <w:rPr>
            <w:rFonts w:ascii="Times New Roman" w:hAnsi="Times New Roman" w:cs="Times New Roman"/>
          </w:rPr>
          <w:t>H</w:t>
        </w:r>
      </w:ins>
      <w:del w:id="32" w:author="Gregory Dame" w:date="2023-01-05T14:39:00Z">
        <w:r w:rsidRPr="00F50366" w:rsidDel="00C458BF">
          <w:rPr>
            <w:rFonts w:ascii="Times New Roman" w:hAnsi="Times New Roman" w:cs="Times New Roman"/>
          </w:rPr>
          <w:delText>Eigenh</w:delText>
        </w:r>
      </w:del>
      <w:r w:rsidRPr="00F50366">
        <w:rPr>
          <w:rFonts w:ascii="Times New Roman" w:hAnsi="Times New Roman" w:cs="Times New Roman"/>
        </w:rPr>
        <w:t xml:space="preserve">ybridisierung </w:t>
      </w:r>
      <w:ins w:id="33" w:author="Gregory Dame" w:date="2023-01-05T14:39:00Z">
        <w:r w:rsidR="00C458BF">
          <w:rPr>
            <w:rFonts w:ascii="Times New Roman" w:hAnsi="Times New Roman" w:cs="Times New Roman"/>
          </w:rPr>
          <w:t xml:space="preserve">mit den eigenen Konstrukten </w:t>
        </w:r>
      </w:ins>
      <w:del w:id="34" w:author="Gregory Dame" w:date="2023-01-05T14:39:00Z">
        <w:r w:rsidRPr="00F50366" w:rsidDel="00C458BF">
          <w:rPr>
            <w:rFonts w:ascii="Times New Roman" w:hAnsi="Times New Roman" w:cs="Times New Roman"/>
          </w:rPr>
          <w:delText xml:space="preserve">und </w:delText>
        </w:r>
      </w:del>
      <w:ins w:id="35" w:author="Gregory Dame" w:date="2023-01-05T14:39:00Z">
        <w:r w:rsidR="00C458BF">
          <w:rPr>
            <w:rFonts w:ascii="Times New Roman" w:hAnsi="Times New Roman" w:cs="Times New Roman"/>
          </w:rPr>
          <w:t>sowie auf</w:t>
        </w:r>
        <w:r w:rsidR="00C458BF" w:rsidRPr="00F50366">
          <w:rPr>
            <w:rFonts w:ascii="Times New Roman" w:hAnsi="Times New Roman" w:cs="Times New Roman"/>
          </w:rPr>
          <w:t xml:space="preserve"> </w:t>
        </w:r>
      </w:ins>
      <w:proofErr w:type="spellStart"/>
      <w:r w:rsidRPr="00F50366">
        <w:rPr>
          <w:rFonts w:ascii="Times New Roman" w:hAnsi="Times New Roman" w:cs="Times New Roman"/>
        </w:rPr>
        <w:t>Dimerbildung</w:t>
      </w:r>
      <w:proofErr w:type="spellEnd"/>
      <w:r w:rsidRPr="00F50366">
        <w:rPr>
          <w:rFonts w:ascii="Times New Roman" w:hAnsi="Times New Roman" w:cs="Times New Roman"/>
        </w:rPr>
        <w:t xml:space="preserve"> untersucht</w:t>
      </w:r>
      <w:commentRangeEnd w:id="30"/>
      <w:r w:rsidR="00A070E9">
        <w:rPr>
          <w:rStyle w:val="Kommentarzeichen"/>
        </w:rPr>
        <w:commentReference w:id="30"/>
      </w:r>
      <w:r w:rsidRPr="00F50366">
        <w:rPr>
          <w:rFonts w:ascii="Times New Roman" w:hAnsi="Times New Roman" w:cs="Times New Roman"/>
        </w:rPr>
        <w:t xml:space="preserve">. Im Anschluss wurden die Primer-Sonden-Sets mit DNA-Sequenzen des gleichen Virusgenomsegmentes von älteren Stämmen verglichen </w:t>
      </w:r>
      <w:commentRangeStart w:id="36"/>
      <w:r w:rsidRPr="00F50366">
        <w:rPr>
          <w:rFonts w:ascii="Times New Roman" w:hAnsi="Times New Roman" w:cs="Times New Roman"/>
        </w:rPr>
        <w:t xml:space="preserve">und mögliche Fehlpaarungen durch die Einführung von degenerierten Primern </w:t>
      </w:r>
      <w:del w:id="37" w:author="Iris Bachmann" w:date="2023-01-17T13:44:00Z">
        <w:r w:rsidRPr="00F50366" w:rsidDel="00A070E9">
          <w:rPr>
            <w:rFonts w:ascii="Times New Roman" w:hAnsi="Times New Roman" w:cs="Times New Roman"/>
          </w:rPr>
          <w:delText>zu vermeiden</w:delText>
        </w:r>
      </w:del>
      <w:commentRangeEnd w:id="36"/>
      <w:ins w:id="38" w:author="Iris Bachmann" w:date="2023-01-17T13:44:00Z">
        <w:r w:rsidR="00A070E9" w:rsidRPr="00F50366">
          <w:rPr>
            <w:rFonts w:ascii="Times New Roman" w:hAnsi="Times New Roman" w:cs="Times New Roman"/>
          </w:rPr>
          <w:t>verm</w:t>
        </w:r>
        <w:r w:rsidR="00A070E9">
          <w:rPr>
            <w:rFonts w:ascii="Times New Roman" w:hAnsi="Times New Roman" w:cs="Times New Roman"/>
          </w:rPr>
          <w:t>ie</w:t>
        </w:r>
        <w:r w:rsidR="00A070E9" w:rsidRPr="00F50366">
          <w:rPr>
            <w:rFonts w:ascii="Times New Roman" w:hAnsi="Times New Roman" w:cs="Times New Roman"/>
          </w:rPr>
          <w:t>den</w:t>
        </w:r>
      </w:ins>
      <w:r w:rsidR="00C458BF">
        <w:rPr>
          <w:rStyle w:val="Kommentarzeichen"/>
        </w:rPr>
        <w:commentReference w:id="36"/>
      </w:r>
      <w:r w:rsidRPr="00F50366">
        <w:rPr>
          <w:rFonts w:ascii="Times New Roman" w:hAnsi="Times New Roman" w:cs="Times New Roman"/>
        </w:rPr>
        <w:t xml:space="preserve">. Für das Alignment wurde das Online-Programm </w:t>
      </w:r>
      <w:proofErr w:type="spellStart"/>
      <w:r w:rsidRPr="00F50366">
        <w:rPr>
          <w:rFonts w:ascii="Times New Roman" w:hAnsi="Times New Roman" w:cs="Times New Roman"/>
        </w:rPr>
        <w:t>Clustal</w:t>
      </w:r>
      <w:proofErr w:type="spellEnd"/>
      <w:r w:rsidRPr="00F50366">
        <w:rPr>
          <w:rFonts w:ascii="Times New Roman" w:hAnsi="Times New Roman" w:cs="Times New Roman"/>
        </w:rPr>
        <w:t xml:space="preserve"> Omega2</w:t>
      </w:r>
      <w:ins w:id="39" w:author="Gregory Dame" w:date="2023-01-05T14:42:00Z">
        <w:r w:rsidR="00C458BF">
          <w:rPr>
            <w:rFonts w:ascii="Times New Roman" w:hAnsi="Times New Roman" w:cs="Times New Roman"/>
          </w:rPr>
          <w:t xml:space="preserve"> </w:t>
        </w:r>
      </w:ins>
      <w:ins w:id="40" w:author="Gregory Dame" w:date="2023-01-05T14:43:00Z">
        <w:r w:rsidR="00C458BF" w:rsidRPr="00F50366">
          <w:rPr>
            <w:rFonts w:ascii="Times New Roman" w:hAnsi="Times New Roman" w:cs="Times New Roman"/>
          </w:rPr>
          <w:t>verwendet</w:t>
        </w:r>
      </w:ins>
      <w:del w:id="41" w:author="Gregory Dame" w:date="2023-01-05T14:42:00Z">
        <w:r w:rsidRPr="00F50366" w:rsidDel="00C458BF">
          <w:rPr>
            <w:rFonts w:ascii="Times New Roman" w:hAnsi="Times New Roman" w:cs="Times New Roman"/>
          </w:rPr>
          <w:delText xml:space="preserve"> </w:delText>
        </w:r>
      </w:del>
      <w:del w:id="42" w:author="Gregory Dame" w:date="2023-01-05T14:43:00Z">
        <w:r w:rsidRPr="00F50366" w:rsidDel="00C458BF">
          <w:rPr>
            <w:rFonts w:ascii="Times New Roman" w:hAnsi="Times New Roman" w:cs="Times New Roman"/>
          </w:rPr>
          <w:delText>beschrieben durch</w:delText>
        </w:r>
      </w:del>
      <w:r w:rsidRPr="00F50366">
        <w:rPr>
          <w:rFonts w:ascii="Times New Roman" w:hAnsi="Times New Roman" w:cs="Times New Roman"/>
        </w:rPr>
        <w:t xml:space="preserve"> </w:t>
      </w:r>
      <w:ins w:id="43" w:author="Iris Bachmann" w:date="2023-01-17T13:46:00Z">
        <w:r w:rsidR="00A070E9">
          <w:rPr>
            <w:rFonts w:ascii="Times New Roman" w:hAnsi="Times New Roman" w:cs="Times New Roman"/>
          </w:rPr>
          <w:t>(</w:t>
        </w:r>
      </w:ins>
      <w:r w:rsidRPr="00F50366">
        <w:rPr>
          <w:rFonts w:ascii="Times New Roman" w:hAnsi="Times New Roman" w:cs="Times New Roman"/>
        </w:rPr>
        <w:t xml:space="preserve">Sievers and Higgins </w:t>
      </w:r>
      <w:del w:id="44" w:author="Iris Bachmann" w:date="2023-01-17T13:46:00Z">
        <w:r w:rsidRPr="00F50366" w:rsidDel="00A070E9">
          <w:rPr>
            <w:rFonts w:ascii="Times New Roman" w:hAnsi="Times New Roman" w:cs="Times New Roman"/>
          </w:rPr>
          <w:delText>(</w:delText>
        </w:r>
      </w:del>
      <w:r w:rsidRPr="00F50366">
        <w:rPr>
          <w:rFonts w:ascii="Times New Roman" w:hAnsi="Times New Roman" w:cs="Times New Roman"/>
        </w:rPr>
        <w:t>2017)</w:t>
      </w:r>
      <w:del w:id="45" w:author="Gregory Dame" w:date="2023-01-05T14:43:00Z">
        <w:r w:rsidRPr="00F50366" w:rsidDel="00C458BF">
          <w:rPr>
            <w:rFonts w:ascii="Times New Roman" w:hAnsi="Times New Roman" w:cs="Times New Roman"/>
          </w:rPr>
          <w:delText>, verwendet</w:delText>
        </w:r>
      </w:del>
      <w:r w:rsidRPr="00F50366">
        <w:rPr>
          <w:rFonts w:ascii="Times New Roman" w:hAnsi="Times New Roman" w:cs="Times New Roman"/>
        </w:rPr>
        <w:t xml:space="preserve">. </w:t>
      </w:r>
      <w:commentRangeStart w:id="46"/>
      <w:commentRangeStart w:id="47"/>
      <w:commentRangeStart w:id="48"/>
      <w:r w:rsidRPr="00F50366">
        <w:rPr>
          <w:rFonts w:ascii="Times New Roman" w:hAnsi="Times New Roman" w:cs="Times New Roman"/>
        </w:rPr>
        <w:t>Für die Influenza A Primer-Sonden</w:t>
      </w:r>
      <w:r w:rsidR="005935E5" w:rsidRPr="00F50366">
        <w:rPr>
          <w:rFonts w:ascii="Times New Roman" w:hAnsi="Times New Roman" w:cs="Times New Roman"/>
        </w:rPr>
        <w:t>-S</w:t>
      </w:r>
      <w:r w:rsidRPr="00F50366">
        <w:rPr>
          <w:rFonts w:ascii="Times New Roman" w:hAnsi="Times New Roman" w:cs="Times New Roman"/>
        </w:rPr>
        <w:t>ets wurden zusätzlich degenerierte Basen eingeführt, um eine optimales Alignment an die Sequenzen der beiden Subtypen zu gewährleisten.</w:t>
      </w:r>
      <w:commentRangeEnd w:id="46"/>
      <w:r w:rsidR="00C458BF">
        <w:rPr>
          <w:rStyle w:val="Kommentarzeichen"/>
        </w:rPr>
        <w:commentReference w:id="46"/>
      </w:r>
      <w:commentRangeEnd w:id="47"/>
      <w:r w:rsidR="00C458BF">
        <w:rPr>
          <w:rStyle w:val="Kommentarzeichen"/>
        </w:rPr>
        <w:commentReference w:id="47"/>
      </w:r>
      <w:commentRangeEnd w:id="48"/>
      <w:r w:rsidR="00C458BF">
        <w:rPr>
          <w:rStyle w:val="Kommentarzeichen"/>
        </w:rPr>
        <w:commentReference w:id="48"/>
      </w:r>
    </w:p>
    <w:p w14:paraId="02DD6397" w14:textId="23BBD2DB" w:rsidR="003D50DE" w:rsidRPr="00F50366" w:rsidRDefault="003D50DE" w:rsidP="00B43B35">
      <w:pPr>
        <w:spacing w:line="360" w:lineRule="auto"/>
        <w:rPr>
          <w:rFonts w:ascii="Times New Roman" w:hAnsi="Times New Roman" w:cs="Times New Roman"/>
          <w:b/>
        </w:rPr>
      </w:pPr>
      <w:r w:rsidRPr="00F50366">
        <w:rPr>
          <w:rFonts w:ascii="Times New Roman" w:hAnsi="Times New Roman" w:cs="Times New Roman"/>
          <w:b/>
        </w:rPr>
        <w:t xml:space="preserve">2.1.2 </w:t>
      </w:r>
      <w:del w:id="49" w:author="Gregory Dame" w:date="2023-01-05T16:13:00Z">
        <w:r w:rsidRPr="00F50366" w:rsidDel="00C458BF">
          <w:rPr>
            <w:rFonts w:ascii="Times New Roman" w:hAnsi="Times New Roman" w:cs="Times New Roman"/>
            <w:b/>
          </w:rPr>
          <w:delText xml:space="preserve">Modifikation der </w:delText>
        </w:r>
      </w:del>
      <w:r w:rsidRPr="00F50366">
        <w:rPr>
          <w:rFonts w:ascii="Times New Roman" w:hAnsi="Times New Roman" w:cs="Times New Roman"/>
          <w:b/>
        </w:rPr>
        <w:t>Fluoreszenzsonden</w:t>
      </w:r>
      <w:ins w:id="50" w:author="Gregory Dame" w:date="2023-01-05T16:14:00Z">
        <w:r w:rsidR="00C458BF">
          <w:rPr>
            <w:rFonts w:ascii="Times New Roman" w:hAnsi="Times New Roman" w:cs="Times New Roman"/>
            <w:b/>
          </w:rPr>
          <w:t xml:space="preserve"> und deren</w:t>
        </w:r>
      </w:ins>
      <w:r w:rsidRPr="00F50366">
        <w:rPr>
          <w:rFonts w:ascii="Times New Roman" w:hAnsi="Times New Roman" w:cs="Times New Roman"/>
          <w:b/>
        </w:rPr>
        <w:t xml:space="preserve"> </w:t>
      </w:r>
      <w:ins w:id="51" w:author="Gregory Dame" w:date="2023-01-05T16:13:00Z">
        <w:r w:rsidR="00C458BF" w:rsidRPr="00F50366">
          <w:rPr>
            <w:rFonts w:ascii="Times New Roman" w:hAnsi="Times New Roman" w:cs="Times New Roman"/>
            <w:b/>
          </w:rPr>
          <w:t>Modifikation</w:t>
        </w:r>
      </w:ins>
    </w:p>
    <w:p w14:paraId="7D9ED953" w14:textId="20D5EF20" w:rsidR="00C458BF" w:rsidRDefault="003D50DE" w:rsidP="00B43B35">
      <w:pPr>
        <w:spacing w:line="360" w:lineRule="auto"/>
        <w:jc w:val="both"/>
        <w:rPr>
          <w:ins w:id="52" w:author="Gregory Dame" w:date="2023-01-05T16:13:00Z"/>
          <w:rFonts w:ascii="Times New Roman" w:hAnsi="Times New Roman" w:cs="Times New Roman"/>
        </w:rPr>
      </w:pPr>
      <w:r w:rsidRPr="00F50366">
        <w:rPr>
          <w:rFonts w:ascii="Times New Roman" w:hAnsi="Times New Roman" w:cs="Times New Roman"/>
        </w:rPr>
        <w:t xml:space="preserve">Das Prinzip der </w:t>
      </w:r>
      <w:ins w:id="53" w:author="Gregory Dame" w:date="2023-01-05T16:12:00Z">
        <w:r w:rsidR="00C458BF">
          <w:rPr>
            <w:rFonts w:ascii="Times New Roman" w:hAnsi="Times New Roman" w:cs="Times New Roman"/>
          </w:rPr>
          <w:t xml:space="preserve">Signalgenerierung der </w:t>
        </w:r>
      </w:ins>
      <w:r w:rsidRPr="00F50366">
        <w:rPr>
          <w:rFonts w:ascii="Times New Roman" w:hAnsi="Times New Roman" w:cs="Times New Roman"/>
        </w:rPr>
        <w:t xml:space="preserve">Fluoreszenzsonden </w:t>
      </w:r>
      <w:del w:id="54" w:author="Iris Bachmann" w:date="2023-01-17T13:55:00Z">
        <w:r w:rsidRPr="00F50366" w:rsidDel="00063E24">
          <w:rPr>
            <w:rFonts w:ascii="Times New Roman" w:hAnsi="Times New Roman" w:cs="Times New Roman"/>
          </w:rPr>
          <w:delText xml:space="preserve">ist </w:delText>
        </w:r>
      </w:del>
      <w:r w:rsidRPr="00F50366">
        <w:rPr>
          <w:rFonts w:ascii="Times New Roman" w:hAnsi="Times New Roman" w:cs="Times New Roman"/>
        </w:rPr>
        <w:t xml:space="preserve">bei PCR und RPA </w:t>
      </w:r>
      <w:del w:id="55" w:author="Gregory Dame" w:date="2023-01-05T16:12:00Z">
        <w:r w:rsidRPr="00F50366" w:rsidDel="00C458BF">
          <w:rPr>
            <w:rFonts w:ascii="Times New Roman" w:hAnsi="Times New Roman" w:cs="Times New Roman"/>
          </w:rPr>
          <w:delText>gleich</w:delText>
        </w:r>
      </w:del>
      <w:ins w:id="56" w:author="Gregory Dame" w:date="2023-01-05T16:12:00Z">
        <w:r w:rsidR="00C458BF">
          <w:rPr>
            <w:rFonts w:ascii="Times New Roman" w:hAnsi="Times New Roman" w:cs="Times New Roman"/>
          </w:rPr>
          <w:t>folgen denselben Prinzipien</w:t>
        </w:r>
      </w:ins>
      <w:r w:rsidRPr="00F50366">
        <w:rPr>
          <w:rFonts w:ascii="Times New Roman" w:hAnsi="Times New Roman" w:cs="Times New Roman"/>
        </w:rPr>
        <w:t xml:space="preserve">. Dieses besteht aus einem fluoreszierenden Reportermolekül und einem sogenannten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welche sich innerhalb der </w:t>
      </w:r>
      <w:del w:id="57" w:author="Iris Bachmann" w:date="2023-01-17T13:59:00Z">
        <w:r w:rsidRPr="00F50366" w:rsidDel="00063E24">
          <w:rPr>
            <w:rFonts w:ascii="Times New Roman" w:hAnsi="Times New Roman" w:cs="Times New Roman"/>
          </w:rPr>
          <w:delText xml:space="preserve">Sonde </w:delText>
        </w:r>
      </w:del>
      <w:proofErr w:type="spellStart"/>
      <w:ins w:id="58" w:author="Iris Bachmann" w:date="2023-01-17T13:59:00Z">
        <w:r w:rsidR="00063E24">
          <w:rPr>
            <w:rFonts w:ascii="Times New Roman" w:hAnsi="Times New Roman" w:cs="Times New Roman"/>
          </w:rPr>
          <w:t>Oligonukleotids</w:t>
        </w:r>
        <w:r w:rsidR="00063E24" w:rsidRPr="00F50366">
          <w:rPr>
            <w:rFonts w:ascii="Times New Roman" w:hAnsi="Times New Roman" w:cs="Times New Roman"/>
          </w:rPr>
          <w:t>onde</w:t>
        </w:r>
        <w:proofErr w:type="spellEnd"/>
        <w:r w:rsidR="00063E24" w:rsidRPr="00F50366">
          <w:rPr>
            <w:rFonts w:ascii="Times New Roman" w:hAnsi="Times New Roman" w:cs="Times New Roman"/>
          </w:rPr>
          <w:t xml:space="preserve"> </w:t>
        </w:r>
      </w:ins>
      <w:r w:rsidRPr="00F50366">
        <w:rPr>
          <w:rFonts w:ascii="Times New Roman" w:hAnsi="Times New Roman" w:cs="Times New Roman"/>
        </w:rPr>
        <w:t xml:space="preserve">in räumlicher Nähe befinden. Der </w:t>
      </w:r>
      <w:proofErr w:type="spellStart"/>
      <w:r w:rsidRPr="00F50366">
        <w:rPr>
          <w:rFonts w:ascii="Times New Roman" w:hAnsi="Times New Roman" w:cs="Times New Roman"/>
        </w:rPr>
        <w:lastRenderedPageBreak/>
        <w:t>Quencher</w:t>
      </w:r>
      <w:proofErr w:type="spellEnd"/>
      <w:r w:rsidRPr="00F50366">
        <w:rPr>
          <w:rFonts w:ascii="Times New Roman" w:hAnsi="Times New Roman" w:cs="Times New Roman"/>
        </w:rPr>
        <w:t xml:space="preserve"> ist </w:t>
      </w:r>
      <w:proofErr w:type="gramStart"/>
      <w:r w:rsidRPr="00F50366">
        <w:rPr>
          <w:rFonts w:ascii="Times New Roman" w:hAnsi="Times New Roman" w:cs="Times New Roman"/>
        </w:rPr>
        <w:t>ein weiteres Fluorophor</w:t>
      </w:r>
      <w:proofErr w:type="gramEnd"/>
      <w:r w:rsidRPr="00F50366">
        <w:rPr>
          <w:rFonts w:ascii="Times New Roman" w:hAnsi="Times New Roman" w:cs="Times New Roman"/>
        </w:rPr>
        <w:t xml:space="preserve">, welches von der Emission des Reportermoleküls angeregt wird und dadurch verhindert, dass die Fluoreszenz des Reportermoleküls detektiert werden kann. Erst wenn die beiden Fluorophore durch </w:t>
      </w:r>
      <w:commentRangeStart w:id="59"/>
      <w:r w:rsidRPr="00F50366">
        <w:rPr>
          <w:rFonts w:ascii="Times New Roman" w:hAnsi="Times New Roman" w:cs="Times New Roman"/>
        </w:rPr>
        <w:t>Hydrolyse</w:t>
      </w:r>
      <w:commentRangeEnd w:id="59"/>
      <w:r w:rsidR="00C458BF">
        <w:rPr>
          <w:rStyle w:val="Kommentarzeichen"/>
        </w:rPr>
        <w:commentReference w:id="59"/>
      </w:r>
      <w:r w:rsidRPr="00F50366">
        <w:rPr>
          <w:rFonts w:ascii="Times New Roman" w:hAnsi="Times New Roman" w:cs="Times New Roman"/>
        </w:rPr>
        <w:t xml:space="preserve"> getrennt werden, kann der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nicht mehr das Signal des Reportermoleküls blockieren und die Fluoreszenz kann detektiert werden (S. </w:t>
      </w:r>
      <w:proofErr w:type="spellStart"/>
      <w:r w:rsidRPr="00F50366">
        <w:rPr>
          <w:rFonts w:ascii="Times New Roman" w:hAnsi="Times New Roman" w:cs="Times New Roman"/>
        </w:rPr>
        <w:t>Bustin</w:t>
      </w:r>
      <w:proofErr w:type="spellEnd"/>
      <w:r w:rsidRPr="00F50366">
        <w:rPr>
          <w:rFonts w:ascii="Times New Roman" w:hAnsi="Times New Roman" w:cs="Times New Roman"/>
        </w:rPr>
        <w:t xml:space="preserve"> 2000). </w:t>
      </w:r>
    </w:p>
    <w:p w14:paraId="26981262" w14:textId="719CF52A" w:rsidR="00C458BF" w:rsidRDefault="003D50DE" w:rsidP="00B43B35">
      <w:pPr>
        <w:spacing w:line="360" w:lineRule="auto"/>
        <w:jc w:val="both"/>
        <w:rPr>
          <w:ins w:id="60" w:author="Gregory Dame" w:date="2023-01-05T16:13:00Z"/>
          <w:rFonts w:ascii="Times New Roman" w:hAnsi="Times New Roman" w:cs="Times New Roman"/>
        </w:rPr>
      </w:pPr>
      <w:commentRangeStart w:id="61"/>
      <w:r w:rsidRPr="00F50366">
        <w:rPr>
          <w:rFonts w:ascii="Times New Roman" w:hAnsi="Times New Roman" w:cs="Times New Roman"/>
        </w:rPr>
        <w:t xml:space="preserve">Alle verwendeten PCR-Sonden wurden am 5´-Ende mit einem </w:t>
      </w:r>
      <w:del w:id="62" w:author="Iris Bachmann" w:date="2023-01-17T14:00:00Z">
        <w:r w:rsidRPr="00F50366" w:rsidDel="00063E24">
          <w:rPr>
            <w:rFonts w:ascii="Times New Roman" w:hAnsi="Times New Roman" w:cs="Times New Roman"/>
          </w:rPr>
          <w:delText xml:space="preserve">entsprechendem </w:delText>
        </w:r>
      </w:del>
      <w:r w:rsidRPr="00F50366">
        <w:rPr>
          <w:rFonts w:ascii="Times New Roman" w:hAnsi="Times New Roman" w:cs="Times New Roman"/>
        </w:rPr>
        <w:t>Reporterfluorophor markiert. A</w:t>
      </w:r>
      <w:del w:id="63" w:author="Iris Bachmann" w:date="2023-01-17T14:01:00Z">
        <w:r w:rsidRPr="00F50366" w:rsidDel="00063E24">
          <w:rPr>
            <w:rFonts w:ascii="Times New Roman" w:hAnsi="Times New Roman" w:cs="Times New Roman"/>
          </w:rPr>
          <w:delText>n</w:delText>
        </w:r>
      </w:del>
      <w:ins w:id="64" w:author="Iris Bachmann" w:date="2023-01-17T14:01:00Z">
        <w:r w:rsidR="00063E24">
          <w:rPr>
            <w:rFonts w:ascii="Times New Roman" w:hAnsi="Times New Roman" w:cs="Times New Roman"/>
          </w:rPr>
          <w:t>m</w:t>
        </w:r>
      </w:ins>
      <w:r w:rsidRPr="00F50366">
        <w:rPr>
          <w:rFonts w:ascii="Times New Roman" w:hAnsi="Times New Roman" w:cs="Times New Roman"/>
        </w:rPr>
        <w:t xml:space="preserve"> 3´-Ende </w:t>
      </w:r>
      <w:commentRangeStart w:id="65"/>
      <w:r w:rsidRPr="00F50366">
        <w:rPr>
          <w:rFonts w:ascii="Times New Roman" w:hAnsi="Times New Roman" w:cs="Times New Roman"/>
        </w:rPr>
        <w:t>sowie an der 9</w:t>
      </w:r>
      <w:ins w:id="66" w:author="Iris Bachmann" w:date="2023-01-17T14:01:00Z">
        <w:r w:rsidR="00063E24">
          <w:rPr>
            <w:rFonts w:ascii="Times New Roman" w:hAnsi="Times New Roman" w:cs="Times New Roman"/>
          </w:rPr>
          <w:t>.</w:t>
        </w:r>
      </w:ins>
      <w:r w:rsidRPr="00F50366">
        <w:rPr>
          <w:rFonts w:ascii="Times New Roman" w:hAnsi="Times New Roman" w:cs="Times New Roman"/>
        </w:rPr>
        <w:t xml:space="preserve"> Basenposition </w:t>
      </w:r>
      <w:commentRangeEnd w:id="65"/>
      <w:r w:rsidR="00165ECD">
        <w:rPr>
          <w:rStyle w:val="Kommentarzeichen"/>
        </w:rPr>
        <w:commentReference w:id="65"/>
      </w:r>
      <w:r w:rsidRPr="00F50366">
        <w:rPr>
          <w:rFonts w:ascii="Times New Roman" w:hAnsi="Times New Roman" w:cs="Times New Roman"/>
        </w:rPr>
        <w:t>wurden die Sonde mit entsprechende</w:t>
      </w:r>
      <w:ins w:id="67" w:author="Iris Bachmann" w:date="2023-01-17T14:01:00Z">
        <w:r w:rsidR="00063E24">
          <w:rPr>
            <w:rFonts w:ascii="Times New Roman" w:hAnsi="Times New Roman" w:cs="Times New Roman"/>
          </w:rPr>
          <w:t>n</w:t>
        </w:r>
      </w:ins>
      <w:r w:rsidRPr="00F50366">
        <w:rPr>
          <w:rFonts w:ascii="Times New Roman" w:hAnsi="Times New Roman" w:cs="Times New Roman"/>
        </w:rPr>
        <w:t xml:space="preserve"> </w:t>
      </w:r>
      <w:proofErr w:type="spellStart"/>
      <w:r w:rsidRPr="00F50366">
        <w:rPr>
          <w:rFonts w:ascii="Times New Roman" w:hAnsi="Times New Roman" w:cs="Times New Roman"/>
        </w:rPr>
        <w:t>Quenchern</w:t>
      </w:r>
      <w:proofErr w:type="spellEnd"/>
      <w:r w:rsidRPr="00F50366">
        <w:rPr>
          <w:rFonts w:ascii="Times New Roman" w:hAnsi="Times New Roman" w:cs="Times New Roman"/>
        </w:rPr>
        <w:t xml:space="preserve"> markiert. </w:t>
      </w:r>
      <w:commentRangeEnd w:id="61"/>
      <w:r w:rsidR="00C458BF">
        <w:rPr>
          <w:rStyle w:val="Kommentarzeichen"/>
        </w:rPr>
        <w:commentReference w:id="61"/>
      </w:r>
    </w:p>
    <w:p w14:paraId="606A3832" w14:textId="66ABB174" w:rsidR="005951ED" w:rsidRPr="00F50366" w:rsidRDefault="003D50DE" w:rsidP="00B43B35">
      <w:pPr>
        <w:spacing w:line="360" w:lineRule="auto"/>
        <w:jc w:val="both"/>
        <w:rPr>
          <w:rFonts w:ascii="Times New Roman" w:hAnsi="Times New Roman" w:cs="Times New Roman"/>
        </w:rPr>
      </w:pPr>
      <w:commentRangeStart w:id="68"/>
      <w:r w:rsidRPr="00F50366">
        <w:rPr>
          <w:rFonts w:ascii="Times New Roman" w:hAnsi="Times New Roman" w:cs="Times New Roman"/>
        </w:rPr>
        <w:t xml:space="preserve">Das Design der RPA-Sonden </w:t>
      </w:r>
      <w:del w:id="69" w:author="Iris Bachmann" w:date="2023-01-17T14:02:00Z">
        <w:r w:rsidRPr="00F50366" w:rsidDel="00165ECD">
          <w:rPr>
            <w:rFonts w:ascii="Times New Roman" w:hAnsi="Times New Roman" w:cs="Times New Roman"/>
          </w:rPr>
          <w:delText xml:space="preserve">wurde </w:delText>
        </w:r>
      </w:del>
      <w:ins w:id="70" w:author="Iris Bachmann" w:date="2023-01-17T14:02:00Z">
        <w:r w:rsidR="00165ECD">
          <w:rPr>
            <w:rFonts w:ascii="Times New Roman" w:hAnsi="Times New Roman" w:cs="Times New Roman"/>
          </w:rPr>
          <w:t>erfolgte</w:t>
        </w:r>
        <w:r w:rsidR="00165ECD" w:rsidRPr="00F50366">
          <w:rPr>
            <w:rFonts w:ascii="Times New Roman" w:hAnsi="Times New Roman" w:cs="Times New Roman"/>
          </w:rPr>
          <w:t xml:space="preserve"> </w:t>
        </w:r>
      </w:ins>
      <w:r w:rsidRPr="00F50366">
        <w:rPr>
          <w:rFonts w:ascii="Times New Roman" w:hAnsi="Times New Roman" w:cs="Times New Roman"/>
        </w:rPr>
        <w:t>wie in Behrmann et al. (2020) beschrieben</w:t>
      </w:r>
      <w:del w:id="71" w:author="Iris Bachmann" w:date="2023-01-17T14:02:00Z">
        <w:r w:rsidRPr="00F50366" w:rsidDel="00165ECD">
          <w:rPr>
            <w:rFonts w:ascii="Times New Roman" w:hAnsi="Times New Roman" w:cs="Times New Roman"/>
          </w:rPr>
          <w:delText xml:space="preserve"> durchgeführt</w:delText>
        </w:r>
      </w:del>
      <w:r w:rsidRPr="00F50366">
        <w:rPr>
          <w:rFonts w:ascii="Times New Roman" w:hAnsi="Times New Roman" w:cs="Times New Roman"/>
        </w:rPr>
        <w:t xml:space="preserve">. Dazu wurde die erste </w:t>
      </w:r>
      <w:proofErr w:type="spellStart"/>
      <w:r w:rsidRPr="00F50366">
        <w:rPr>
          <w:rFonts w:ascii="Times New Roman" w:hAnsi="Times New Roman" w:cs="Times New Roman"/>
        </w:rPr>
        <w:t>Thymin</w:t>
      </w:r>
      <w:proofErr w:type="spellEnd"/>
      <w:r w:rsidR="007B4110" w:rsidRPr="00F50366">
        <w:rPr>
          <w:rFonts w:ascii="Times New Roman" w:hAnsi="Times New Roman" w:cs="Times New Roman"/>
        </w:rPr>
        <w:t>-</w:t>
      </w:r>
      <w:r w:rsidRPr="00F50366">
        <w:rPr>
          <w:rFonts w:ascii="Times New Roman" w:hAnsi="Times New Roman" w:cs="Times New Roman"/>
        </w:rPr>
        <w:t>Base nach ca. 30 bp mit dem Reporterflu</w:t>
      </w:r>
      <w:r w:rsidR="00DF042E">
        <w:rPr>
          <w:rFonts w:ascii="Times New Roman" w:hAnsi="Times New Roman" w:cs="Times New Roman"/>
        </w:rPr>
        <w:t>o</w:t>
      </w:r>
      <w:r w:rsidRPr="00F50366">
        <w:rPr>
          <w:rFonts w:ascii="Times New Roman" w:hAnsi="Times New Roman" w:cs="Times New Roman"/>
        </w:rPr>
        <w:t xml:space="preserve">rophor markiert, gefolgt von einer a-basischen Seite. </w:t>
      </w:r>
      <w:commentRangeStart w:id="72"/>
      <w:r w:rsidRPr="00F50366">
        <w:rPr>
          <w:rFonts w:ascii="Times New Roman" w:hAnsi="Times New Roman" w:cs="Times New Roman"/>
        </w:rPr>
        <w:t xml:space="preserve">Nachfolgend wurde ein entsprechender </w:t>
      </w:r>
      <w:proofErr w:type="spellStart"/>
      <w:r w:rsidRPr="00F50366">
        <w:rPr>
          <w:rFonts w:ascii="Times New Roman" w:hAnsi="Times New Roman" w:cs="Times New Roman"/>
        </w:rPr>
        <w:t>Quencher</w:t>
      </w:r>
      <w:proofErr w:type="spellEnd"/>
      <w:r w:rsidRPr="00F50366">
        <w:rPr>
          <w:rFonts w:ascii="Times New Roman" w:hAnsi="Times New Roman" w:cs="Times New Roman"/>
        </w:rPr>
        <w:t xml:space="preserve"> an die Sonde gekoppelt</w:t>
      </w:r>
      <w:commentRangeEnd w:id="72"/>
      <w:r w:rsidR="00165ECD">
        <w:rPr>
          <w:rStyle w:val="Kommentarzeichen"/>
        </w:rPr>
        <w:commentReference w:id="72"/>
      </w:r>
      <w:r w:rsidRPr="00F50366">
        <w:rPr>
          <w:rFonts w:ascii="Times New Roman" w:hAnsi="Times New Roman" w:cs="Times New Roman"/>
        </w:rPr>
        <w:t>.</w:t>
      </w:r>
      <w:commentRangeEnd w:id="68"/>
      <w:r w:rsidR="00C458BF">
        <w:rPr>
          <w:rStyle w:val="Kommentarzeichen"/>
        </w:rPr>
        <w:commentReference w:id="68"/>
      </w:r>
    </w:p>
    <w:p w14:paraId="41F1ACC9" w14:textId="77777777" w:rsidR="005951ED"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2.1.3 Statistische Auswertung der </w:t>
      </w:r>
      <w:commentRangeStart w:id="73"/>
      <w:r w:rsidRPr="00F50366">
        <w:rPr>
          <w:rFonts w:ascii="Times New Roman" w:hAnsi="Times New Roman" w:cs="Times New Roman"/>
          <w:b/>
        </w:rPr>
        <w:t xml:space="preserve">Amplifikationen </w:t>
      </w:r>
      <w:commentRangeEnd w:id="73"/>
      <w:r w:rsidR="00165ECD">
        <w:rPr>
          <w:rStyle w:val="Kommentarzeichen"/>
        </w:rPr>
        <w:commentReference w:id="73"/>
      </w:r>
    </w:p>
    <w:p w14:paraId="31867DC9" w14:textId="1B899FD2" w:rsidR="0007305A" w:rsidRPr="00F50366" w:rsidRDefault="005951ED" w:rsidP="00B43B35">
      <w:pPr>
        <w:spacing w:line="360" w:lineRule="auto"/>
        <w:jc w:val="both"/>
        <w:rPr>
          <w:rFonts w:ascii="Times New Roman" w:hAnsi="Times New Roman" w:cs="Times New Roman"/>
        </w:rPr>
      </w:pPr>
      <w:r w:rsidRPr="00F50366">
        <w:rPr>
          <w:rFonts w:ascii="Times New Roman" w:hAnsi="Times New Roman" w:cs="Times New Roman"/>
        </w:rPr>
        <w:t xml:space="preserve">Für die Entwicklung und Optimierung von Amplifikationsverfahren ist eine einheitliche statistische Auswertung notwendig (Rödiger,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w:t>
      </w:r>
      <w:ins w:id="74" w:author="Gregory Dame" w:date="2023-01-05T14:50:00Z">
        <w:r w:rsidR="00C458BF">
          <w:rPr>
            <w:rFonts w:ascii="Times New Roman" w:hAnsi="Times New Roman" w:cs="Times New Roman"/>
          </w:rPr>
          <w:t xml:space="preserve">, </w:t>
        </w:r>
      </w:ins>
      <w:del w:id="75" w:author="Gregory Dame" w:date="2023-01-05T14:50:00Z">
        <w:r w:rsidRPr="00F50366" w:rsidDel="00C458BF">
          <w:rPr>
            <w:rFonts w:ascii="Times New Roman" w:hAnsi="Times New Roman" w:cs="Times New Roman"/>
          </w:rPr>
          <w:delText xml:space="preserve"> </w:delText>
        </w:r>
      </w:del>
      <w:r w:rsidRPr="00F50366">
        <w:rPr>
          <w:rFonts w:ascii="Times New Roman" w:hAnsi="Times New Roman" w:cs="Times New Roman"/>
        </w:rPr>
        <w:t xml:space="preserve">2015). Als Werkzeug </w:t>
      </w:r>
      <w:del w:id="76" w:author="Gregory Dame" w:date="2023-01-05T16:17:00Z">
        <w:r w:rsidRPr="00F50366" w:rsidDel="00C458BF">
          <w:rPr>
            <w:rFonts w:ascii="Times New Roman" w:hAnsi="Times New Roman" w:cs="Times New Roman"/>
          </w:rPr>
          <w:delText>für die</w:delText>
        </w:r>
      </w:del>
      <w:ins w:id="77" w:author="Gregory Dame" w:date="2023-01-05T16:17:00Z">
        <w:r w:rsidR="00C458BF">
          <w:rPr>
            <w:rFonts w:ascii="Times New Roman" w:hAnsi="Times New Roman" w:cs="Times New Roman"/>
          </w:rPr>
          <w:t>einer</w:t>
        </w:r>
      </w:ins>
      <w:r w:rsidRPr="00F50366">
        <w:rPr>
          <w:rFonts w:ascii="Times New Roman" w:hAnsi="Times New Roman" w:cs="Times New Roman"/>
        </w:rPr>
        <w:t xml:space="preserve"> </w:t>
      </w:r>
      <w:ins w:id="78" w:author="Gregory Dame" w:date="2023-01-05T14:51:00Z">
        <w:r w:rsidR="00C458BF">
          <w:rPr>
            <w:rFonts w:ascii="Times New Roman" w:hAnsi="Times New Roman" w:cs="Times New Roman"/>
          </w:rPr>
          <w:t>digitale</w:t>
        </w:r>
      </w:ins>
      <w:ins w:id="79" w:author="Gregory Dame" w:date="2023-01-05T16:17:00Z">
        <w:r w:rsidR="00C458BF">
          <w:rPr>
            <w:rFonts w:ascii="Times New Roman" w:hAnsi="Times New Roman" w:cs="Times New Roman"/>
          </w:rPr>
          <w:t>n</w:t>
        </w:r>
      </w:ins>
      <w:ins w:id="80" w:author="Gregory Dame" w:date="2023-01-05T14:51:00Z">
        <w:r w:rsidR="00C458BF">
          <w:rPr>
            <w:rFonts w:ascii="Times New Roman" w:hAnsi="Times New Roman" w:cs="Times New Roman"/>
          </w:rPr>
          <w:t xml:space="preserve"> </w:t>
        </w:r>
      </w:ins>
      <w:del w:id="81" w:author="Gregory Dame" w:date="2023-01-05T14:51:00Z">
        <w:r w:rsidRPr="00F50366" w:rsidDel="00C458BF">
          <w:rPr>
            <w:rFonts w:ascii="Times New Roman" w:hAnsi="Times New Roman" w:cs="Times New Roman"/>
          </w:rPr>
          <w:delText xml:space="preserve">Auswertung </w:delText>
        </w:r>
      </w:del>
      <w:ins w:id="82" w:author="Gregory Dame" w:date="2023-01-05T14:51:00Z">
        <w:r w:rsidR="00C458BF">
          <w:rPr>
            <w:rFonts w:ascii="Times New Roman" w:hAnsi="Times New Roman" w:cs="Times New Roman"/>
          </w:rPr>
          <w:t>Analyse</w:t>
        </w:r>
      </w:ins>
      <w:ins w:id="83" w:author="Gregory Dame" w:date="2023-01-05T16:17:00Z">
        <w:del w:id="84" w:author="Iris Bachmann" w:date="2023-01-17T14:05:00Z">
          <w:r w:rsidR="00C458BF" w:rsidDel="00165ECD">
            <w:rPr>
              <w:rFonts w:ascii="Times New Roman" w:hAnsi="Times New Roman" w:cs="Times New Roman"/>
            </w:rPr>
            <w:delText>n</w:delText>
          </w:r>
        </w:del>
      </w:ins>
      <w:ins w:id="85" w:author="Gregory Dame" w:date="2023-01-05T14:51:00Z">
        <w:r w:rsidR="00C458BF">
          <w:rPr>
            <w:rFonts w:ascii="Times New Roman" w:hAnsi="Times New Roman" w:cs="Times New Roman"/>
          </w:rPr>
          <w:t xml:space="preserve"> </w:t>
        </w:r>
      </w:ins>
      <w:r w:rsidRPr="00F50366">
        <w:rPr>
          <w:rFonts w:ascii="Times New Roman" w:hAnsi="Times New Roman" w:cs="Times New Roman"/>
        </w:rPr>
        <w:t>wurde die “</w:t>
      </w:r>
      <w:ins w:id="86" w:author="Gregory Dame" w:date="2023-01-05T14:52:00Z">
        <w:r w:rsidR="00C458BF">
          <w:rPr>
            <w:rFonts w:ascii="Times New Roman" w:hAnsi="Times New Roman" w:cs="Times New Roman"/>
          </w:rPr>
          <w:t>o</w:t>
        </w:r>
      </w:ins>
      <w:del w:id="87" w:author="Gregory Dame" w:date="2023-01-05T14:51:00Z">
        <w:r w:rsidRPr="00F50366" w:rsidDel="00C458BF">
          <w:rPr>
            <w:rFonts w:ascii="Times New Roman" w:hAnsi="Times New Roman" w:cs="Times New Roman"/>
          </w:rPr>
          <w:delText>O</w:delText>
        </w:r>
      </w:del>
      <w:r w:rsidRPr="00F50366">
        <w:rPr>
          <w:rFonts w:ascii="Times New Roman" w:hAnsi="Times New Roman" w:cs="Times New Roman"/>
        </w:rPr>
        <w:t xml:space="preserve">pen </w:t>
      </w:r>
      <w:ins w:id="88" w:author="Gregory Dame" w:date="2023-01-05T14:52:00Z">
        <w:r w:rsidR="00C458BF">
          <w:rPr>
            <w:rFonts w:ascii="Times New Roman" w:hAnsi="Times New Roman" w:cs="Times New Roman"/>
          </w:rPr>
          <w:t>s</w:t>
        </w:r>
      </w:ins>
      <w:del w:id="89" w:author="Gregory Dame" w:date="2023-01-05T14:52:00Z">
        <w:r w:rsidRPr="00F50366" w:rsidDel="00C458BF">
          <w:rPr>
            <w:rFonts w:ascii="Times New Roman" w:hAnsi="Times New Roman" w:cs="Times New Roman"/>
          </w:rPr>
          <w:delText>S</w:delText>
        </w:r>
      </w:del>
      <w:r w:rsidRPr="00F50366">
        <w:rPr>
          <w:rFonts w:ascii="Times New Roman" w:hAnsi="Times New Roman" w:cs="Times New Roman"/>
        </w:rPr>
        <w:t>ource” Programmiersprache R verwendet, welche</w:t>
      </w:r>
      <w:del w:id="90" w:author="Iris Bachmann" w:date="2023-01-17T14:05:00Z">
        <w:r w:rsidRPr="00F50366" w:rsidDel="00165ECD">
          <w:rPr>
            <w:rFonts w:ascii="Times New Roman" w:hAnsi="Times New Roman" w:cs="Times New Roman"/>
          </w:rPr>
          <w:delText>s</w:delText>
        </w:r>
      </w:del>
      <w:r w:rsidRPr="00F50366">
        <w:rPr>
          <w:rFonts w:ascii="Times New Roman" w:hAnsi="Times New Roman" w:cs="Times New Roman"/>
        </w:rPr>
        <w:t xml:space="preserve"> für spezifische Anwendungen </w:t>
      </w:r>
      <w:del w:id="91" w:author="Gregory Dame" w:date="2023-01-05T14:51:00Z">
        <w:r w:rsidRPr="00F50366" w:rsidDel="00C458BF">
          <w:rPr>
            <w:rFonts w:ascii="Times New Roman" w:hAnsi="Times New Roman" w:cs="Times New Roman"/>
          </w:rPr>
          <w:delText xml:space="preserve">beliebig erweiterbar ist </w:delText>
        </w:r>
      </w:del>
      <w:r w:rsidRPr="00F50366">
        <w:rPr>
          <w:rFonts w:ascii="Times New Roman" w:hAnsi="Times New Roman" w:cs="Times New Roman"/>
        </w:rPr>
        <w:t>durch die Verwendung sogenannter “</w:t>
      </w:r>
      <w:proofErr w:type="spellStart"/>
      <w:ins w:id="92" w:author="Iris Bachmann" w:date="2023-01-17T14:05:00Z">
        <w:r w:rsidR="00165ECD">
          <w:rPr>
            <w:rFonts w:ascii="Times New Roman" w:hAnsi="Times New Roman" w:cs="Times New Roman"/>
          </w:rPr>
          <w:t>p</w:t>
        </w:r>
      </w:ins>
      <w:del w:id="93" w:author="Iris Bachmann" w:date="2023-01-17T14:05:00Z">
        <w:r w:rsidRPr="00F50366" w:rsidDel="00165ECD">
          <w:rPr>
            <w:rFonts w:ascii="Times New Roman" w:hAnsi="Times New Roman" w:cs="Times New Roman"/>
          </w:rPr>
          <w:delText>P</w:delText>
        </w:r>
      </w:del>
      <w:r w:rsidRPr="00F50366">
        <w:rPr>
          <w:rFonts w:ascii="Times New Roman" w:hAnsi="Times New Roman" w:cs="Times New Roman"/>
        </w:rPr>
        <w:t>ackages</w:t>
      </w:r>
      <w:proofErr w:type="spellEnd"/>
      <w:r w:rsidRPr="00F50366">
        <w:rPr>
          <w:rFonts w:ascii="Times New Roman" w:hAnsi="Times New Roman" w:cs="Times New Roman"/>
        </w:rPr>
        <w:t xml:space="preserve">” </w:t>
      </w:r>
      <w:ins w:id="94" w:author="Gregory Dame" w:date="2023-01-05T14:51:00Z">
        <w:r w:rsidR="00C458BF" w:rsidRPr="00F50366">
          <w:rPr>
            <w:rFonts w:ascii="Times New Roman" w:hAnsi="Times New Roman" w:cs="Times New Roman"/>
          </w:rPr>
          <w:t xml:space="preserve">beliebig erweiterbar ist </w:t>
        </w:r>
      </w:ins>
      <w:r w:rsidRPr="00F50366">
        <w:rPr>
          <w:rFonts w:ascii="Times New Roman" w:hAnsi="Times New Roman" w:cs="Times New Roman"/>
        </w:rPr>
        <w:t>(</w:t>
      </w:r>
      <w:proofErr w:type="spellStart"/>
      <w:r w:rsidRPr="00F50366">
        <w:rPr>
          <w:rFonts w:ascii="Times New Roman" w:hAnsi="Times New Roman" w:cs="Times New Roman"/>
        </w:rPr>
        <w:t>Pabinger</w:t>
      </w:r>
      <w:proofErr w:type="spellEnd"/>
      <w:r w:rsidRPr="00F50366">
        <w:rPr>
          <w:rFonts w:ascii="Times New Roman" w:hAnsi="Times New Roman" w:cs="Times New Roman"/>
        </w:rPr>
        <w:t xml:space="preserve"> </w:t>
      </w:r>
      <w:r w:rsidRPr="00C458BF">
        <w:rPr>
          <w:rFonts w:ascii="Times New Roman" w:hAnsi="Times New Roman" w:cs="Times New Roman"/>
          <w:i/>
          <w:iCs/>
          <w:rPrChange w:id="95" w:author="Gregory Dame" w:date="2023-01-05T14:51:00Z">
            <w:rPr>
              <w:rFonts w:ascii="Times New Roman" w:hAnsi="Times New Roman" w:cs="Times New Roman"/>
            </w:rPr>
          </w:rPrChange>
        </w:rPr>
        <w:t>et al.</w:t>
      </w:r>
      <w:r w:rsidRPr="00F50366">
        <w:rPr>
          <w:rFonts w:ascii="Times New Roman" w:hAnsi="Times New Roman" w:cs="Times New Roman"/>
        </w:rPr>
        <w:t xml:space="preserve"> 2014). </w:t>
      </w:r>
    </w:p>
    <w:p w14:paraId="4B107FDE" w14:textId="77777777" w:rsidR="0007305A"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Normalisierung der Fluoreszenz-Daten: </w:t>
      </w:r>
    </w:p>
    <w:p w14:paraId="345B4F71" w14:textId="614D5A61" w:rsidR="0007305A" w:rsidRPr="00F50366" w:rsidRDefault="005951ED" w:rsidP="00B43B35">
      <w:pPr>
        <w:spacing w:line="360" w:lineRule="auto"/>
        <w:jc w:val="both"/>
        <w:rPr>
          <w:rFonts w:ascii="Times New Roman" w:hAnsi="Times New Roman" w:cs="Times New Roman"/>
        </w:rPr>
      </w:pPr>
      <w:r w:rsidRPr="00F50366">
        <w:rPr>
          <w:rFonts w:ascii="Times New Roman" w:hAnsi="Times New Roman" w:cs="Times New Roman"/>
        </w:rPr>
        <w:t>Für die Normalisierung der Daten wurde</w:t>
      </w:r>
      <w:ins w:id="96" w:author="Gregory Dame" w:date="2023-01-05T16:17:00Z">
        <w:r w:rsidR="00C458BF">
          <w:rPr>
            <w:rFonts w:ascii="Times New Roman" w:hAnsi="Times New Roman" w:cs="Times New Roman"/>
          </w:rPr>
          <w:t xml:space="preserve"> </w:t>
        </w:r>
      </w:ins>
      <w:del w:id="97" w:author="Gregory Dame" w:date="2023-01-05T16:17:00Z">
        <w:r w:rsidRPr="00F50366" w:rsidDel="00C458BF">
          <w:rPr>
            <w:rFonts w:ascii="Times New Roman" w:hAnsi="Times New Roman" w:cs="Times New Roman"/>
          </w:rPr>
          <w:delText xml:space="preserve">, wie in der Literatur beschrieben, </w:delText>
        </w:r>
      </w:del>
      <w:r w:rsidRPr="00F50366">
        <w:rPr>
          <w:rFonts w:ascii="Times New Roman" w:hAnsi="Times New Roman" w:cs="Times New Roman"/>
        </w:rPr>
        <w:t xml:space="preserve">der Mittelwert der ersten </w:t>
      </w:r>
      <w:commentRangeStart w:id="98"/>
      <w:r w:rsidRPr="00F50366">
        <w:rPr>
          <w:rFonts w:ascii="Times New Roman" w:hAnsi="Times New Roman" w:cs="Times New Roman"/>
        </w:rPr>
        <w:t>5</w:t>
      </w:r>
      <w:commentRangeEnd w:id="98"/>
      <w:r w:rsidR="00165ECD">
        <w:rPr>
          <w:rStyle w:val="Kommentarzeichen"/>
        </w:rPr>
        <w:commentReference w:id="98"/>
      </w:r>
      <w:r w:rsidRPr="00F50366">
        <w:rPr>
          <w:rFonts w:ascii="Times New Roman" w:hAnsi="Times New Roman" w:cs="Times New Roman"/>
        </w:rPr>
        <w:t xml:space="preserve"> Messwerte jeder Amplifikationskurve berechnet </w:t>
      </w:r>
      <w:ins w:id="99" w:author="Gregory Dame" w:date="2023-01-05T16:18:00Z">
        <w:r w:rsidR="00C458BF">
          <w:rPr>
            <w:rFonts w:ascii="Times New Roman" w:hAnsi="Times New Roman" w:cs="Times New Roman"/>
          </w:rPr>
          <w:t xml:space="preserve">wie bei </w:t>
        </w:r>
      </w:ins>
      <w:del w:id="100" w:author="Gregory Dame" w:date="2023-01-05T16:18:00Z">
        <w:r w:rsidRPr="00F50366" w:rsidDel="00C458BF">
          <w:rPr>
            <w:rFonts w:ascii="Times New Roman" w:hAnsi="Times New Roman" w:cs="Times New Roman"/>
          </w:rPr>
          <w:delText>(</w:delText>
        </w:r>
      </w:del>
      <w:r w:rsidRPr="00F50366">
        <w:rPr>
          <w:rFonts w:ascii="Times New Roman" w:hAnsi="Times New Roman" w:cs="Times New Roman"/>
        </w:rPr>
        <w:t>Ritz and Spiess 2008</w:t>
      </w:r>
      <w:ins w:id="101" w:author="Gregory Dame" w:date="2023-01-05T16:18:00Z">
        <w:r w:rsidR="00C458BF">
          <w:rPr>
            <w:rFonts w:ascii="Times New Roman" w:hAnsi="Times New Roman" w:cs="Times New Roman"/>
          </w:rPr>
          <w:t xml:space="preserve"> beschrieben</w:t>
        </w:r>
      </w:ins>
      <w:del w:id="102" w:author="Gregory Dame" w:date="2023-01-05T16:18:00Z">
        <w:r w:rsidRPr="00F50366" w:rsidDel="00C458BF">
          <w:rPr>
            <w:rFonts w:ascii="Times New Roman" w:hAnsi="Times New Roman" w:cs="Times New Roman"/>
          </w:rPr>
          <w:delText>)</w:delText>
        </w:r>
      </w:del>
      <w:ins w:id="103" w:author="Iris Bachmann" w:date="2023-01-17T14:09:00Z">
        <w:r w:rsidR="00165ECD">
          <w:rPr>
            <w:rFonts w:ascii="Times New Roman" w:hAnsi="Times New Roman" w:cs="Times New Roman"/>
          </w:rPr>
          <w:t xml:space="preserve"> und von diesem Datensatz subtrahiert</w:t>
        </w:r>
      </w:ins>
      <w:del w:id="104" w:author="Iris Bachmann" w:date="2023-01-17T14:09:00Z">
        <w:r w:rsidRPr="00F50366" w:rsidDel="00165ECD">
          <w:rPr>
            <w:rFonts w:ascii="Times New Roman" w:hAnsi="Times New Roman" w:cs="Times New Roman"/>
          </w:rPr>
          <w:delText>. Die berechneten Mittelwerte wurden von den jeweiligen Datensätzen subtrahiert.</w:delText>
        </w:r>
      </w:del>
      <w:r w:rsidRPr="00F50366">
        <w:rPr>
          <w:rFonts w:ascii="Times New Roman" w:hAnsi="Times New Roman" w:cs="Times New Roman"/>
        </w:rPr>
        <w:t xml:space="preserve"> </w:t>
      </w:r>
    </w:p>
    <w:p w14:paraId="55E5B4CF" w14:textId="77777777" w:rsidR="0007305A" w:rsidRPr="00F50366" w:rsidRDefault="005951ED" w:rsidP="00B43B35">
      <w:pPr>
        <w:spacing w:line="360" w:lineRule="auto"/>
        <w:rPr>
          <w:rFonts w:ascii="Times New Roman" w:hAnsi="Times New Roman" w:cs="Times New Roman"/>
          <w:b/>
        </w:rPr>
      </w:pPr>
      <w:r w:rsidRPr="00F50366">
        <w:rPr>
          <w:rFonts w:ascii="Times New Roman" w:hAnsi="Times New Roman" w:cs="Times New Roman"/>
          <w:b/>
        </w:rPr>
        <w:t xml:space="preserve">Ermittlung signifikanter Amplifikationen: </w:t>
      </w:r>
    </w:p>
    <w:p w14:paraId="14038CE8" w14:textId="25392D08" w:rsidR="00C458BF" w:rsidRDefault="005951ED" w:rsidP="00B43B35">
      <w:pPr>
        <w:spacing w:line="360" w:lineRule="auto"/>
        <w:jc w:val="both"/>
        <w:rPr>
          <w:ins w:id="105" w:author="Gregory Dame" w:date="2023-01-05T16:20:00Z"/>
          <w:rFonts w:ascii="Times New Roman" w:hAnsi="Times New Roman" w:cs="Times New Roman"/>
        </w:rPr>
      </w:pPr>
      <w:r w:rsidRPr="00F50366">
        <w:rPr>
          <w:rFonts w:ascii="Times New Roman" w:hAnsi="Times New Roman" w:cs="Times New Roman"/>
        </w:rPr>
        <w:t xml:space="preserve">Die Überprüfung, ob es sich bei </w:t>
      </w:r>
      <w:ins w:id="106" w:author="Gregory Dame" w:date="2023-01-05T16:18:00Z">
        <w:r w:rsidR="00C458BF">
          <w:rPr>
            <w:rFonts w:ascii="Times New Roman" w:hAnsi="Times New Roman" w:cs="Times New Roman"/>
          </w:rPr>
          <w:t>d</w:t>
        </w:r>
      </w:ins>
      <w:del w:id="107" w:author="Gregory Dame" w:date="2023-01-05T16:18:00Z">
        <w:r w:rsidRPr="00F50366" w:rsidDel="00C458BF">
          <w:rPr>
            <w:rFonts w:ascii="Times New Roman" w:hAnsi="Times New Roman" w:cs="Times New Roman"/>
          </w:rPr>
          <w:delText>ein</w:delText>
        </w:r>
      </w:del>
      <w:r w:rsidRPr="00F50366">
        <w:rPr>
          <w:rFonts w:ascii="Times New Roman" w:hAnsi="Times New Roman" w:cs="Times New Roman"/>
        </w:rPr>
        <w:t>e</w:t>
      </w:r>
      <w:del w:id="108" w:author="Iris Bachmann" w:date="2023-01-17T14:10:00Z">
        <w:r w:rsidRPr="00F50366" w:rsidDel="00094361">
          <w:rPr>
            <w:rFonts w:ascii="Times New Roman" w:hAnsi="Times New Roman" w:cs="Times New Roman"/>
          </w:rPr>
          <w:delText>m</w:delText>
        </w:r>
      </w:del>
      <w:ins w:id="109" w:author="Iris Bachmann" w:date="2023-01-17T14:10:00Z">
        <w:r w:rsidR="00094361">
          <w:rPr>
            <w:rFonts w:ascii="Times New Roman" w:hAnsi="Times New Roman" w:cs="Times New Roman"/>
          </w:rPr>
          <w:t>n</w:t>
        </w:r>
      </w:ins>
      <w:r w:rsidRPr="00F50366">
        <w:rPr>
          <w:rFonts w:ascii="Times New Roman" w:hAnsi="Times New Roman" w:cs="Times New Roman"/>
        </w:rPr>
        <w:t xml:space="preserve"> gemessenen Fluoreszenz-Datensatz um eine positive Amplifikation handelt, wurde mit dem </w:t>
      </w:r>
      <w:commentRangeStart w:id="110"/>
      <w:commentRangeStart w:id="111"/>
      <w:proofErr w:type="spellStart"/>
      <w:r w:rsidRPr="00F50366">
        <w:rPr>
          <w:rFonts w:ascii="Times New Roman" w:hAnsi="Times New Roman" w:cs="Times New Roman"/>
        </w:rPr>
        <w:t>chipPCR</w:t>
      </w:r>
      <w:commentRangeEnd w:id="110"/>
      <w:proofErr w:type="spellEnd"/>
      <w:r w:rsidR="00C458BF">
        <w:rPr>
          <w:rStyle w:val="Kommentarzeichen"/>
        </w:rPr>
        <w:commentReference w:id="110"/>
      </w:r>
      <w:commentRangeEnd w:id="111"/>
      <w:r w:rsidR="00DA5746">
        <w:rPr>
          <w:rStyle w:val="Kommentarzeichen"/>
        </w:rPr>
        <w:commentReference w:id="111"/>
      </w:r>
      <w:r w:rsidRPr="00F50366">
        <w:rPr>
          <w:rFonts w:ascii="Times New Roman" w:hAnsi="Times New Roman" w:cs="Times New Roman"/>
        </w:rPr>
        <w:t xml:space="preserve"> Paket</w:t>
      </w:r>
      <w:ins w:id="112" w:author="Gregory Dame" w:date="2023-01-05T16:19:00Z">
        <w:r w:rsidR="00C458BF">
          <w:rPr>
            <w:rFonts w:ascii="Times New Roman" w:hAnsi="Times New Roman" w:cs="Times New Roman"/>
          </w:rPr>
          <w:t xml:space="preserve">, </w:t>
        </w:r>
      </w:ins>
      <w:del w:id="113" w:author="Gregory Dame" w:date="2023-01-05T16:19:00Z">
        <w:r w:rsidRPr="00F50366" w:rsidDel="00C458BF">
          <w:rPr>
            <w:rFonts w:ascii="Times New Roman" w:hAnsi="Times New Roman" w:cs="Times New Roman"/>
          </w:rPr>
          <w:delText xml:space="preserve"> </w:delText>
        </w:r>
      </w:del>
      <w:ins w:id="114" w:author="Gregory Dame" w:date="2023-01-05T16:19:00Z">
        <w:r w:rsidR="00C458BF">
          <w:rPr>
            <w:rFonts w:ascii="Times New Roman" w:hAnsi="Times New Roman" w:cs="Times New Roman"/>
          </w:rPr>
          <w:t xml:space="preserve">wie </w:t>
        </w:r>
      </w:ins>
      <w:del w:id="115" w:author="Gregory Dame" w:date="2023-01-05T16:19:00Z">
        <w:r w:rsidRPr="00F50366" w:rsidDel="00C458BF">
          <w:rPr>
            <w:rFonts w:ascii="Times New Roman" w:hAnsi="Times New Roman" w:cs="Times New Roman"/>
          </w:rPr>
          <w:delText xml:space="preserve">von </w:delText>
        </w:r>
      </w:del>
      <w:ins w:id="116" w:author="Gregory Dame" w:date="2023-01-05T16:19:00Z">
        <w:r w:rsidR="00C458BF">
          <w:rPr>
            <w:rFonts w:ascii="Times New Roman" w:hAnsi="Times New Roman" w:cs="Times New Roman"/>
          </w:rPr>
          <w:t>in</w:t>
        </w:r>
        <w:r w:rsidR="00C458BF" w:rsidRPr="00F50366">
          <w:rPr>
            <w:rFonts w:ascii="Times New Roman" w:hAnsi="Times New Roman" w:cs="Times New Roman"/>
          </w:rPr>
          <w:t xml:space="preserve"> </w:t>
        </w:r>
      </w:ins>
      <w:r w:rsidRPr="00F50366">
        <w:rPr>
          <w:rFonts w:ascii="Times New Roman" w:hAnsi="Times New Roman" w:cs="Times New Roman"/>
        </w:rPr>
        <w:t xml:space="preserve">Rödiger, </w:t>
      </w:r>
      <w:proofErr w:type="spellStart"/>
      <w:r w:rsidRPr="00F50366">
        <w:rPr>
          <w:rFonts w:ascii="Times New Roman" w:hAnsi="Times New Roman" w:cs="Times New Roman"/>
        </w:rPr>
        <w:t>Burdukiewicz</w:t>
      </w:r>
      <w:proofErr w:type="spellEnd"/>
      <w:del w:id="117" w:author="Gregory Dame" w:date="2023-01-05T14:52:00Z">
        <w:r w:rsidRPr="00F50366" w:rsidDel="00C458BF">
          <w:rPr>
            <w:rFonts w:ascii="Times New Roman" w:hAnsi="Times New Roman" w:cs="Times New Roman"/>
          </w:rPr>
          <w:delText>,</w:delText>
        </w:r>
      </w:del>
      <w:r w:rsidRPr="00F50366">
        <w:rPr>
          <w:rFonts w:ascii="Times New Roman" w:hAnsi="Times New Roman" w:cs="Times New Roman"/>
        </w:rPr>
        <w:t xml:space="preserve"> and Schierack (2015)</w:t>
      </w:r>
      <w:ins w:id="118" w:author="Gregory Dame" w:date="2023-01-05T16:19:00Z">
        <w:r w:rsidR="00C458BF">
          <w:rPr>
            <w:rFonts w:ascii="Times New Roman" w:hAnsi="Times New Roman" w:cs="Times New Roman"/>
          </w:rPr>
          <w:t xml:space="preserve"> beschrieben,</w:t>
        </w:r>
      </w:ins>
      <w:r w:rsidRPr="00F50366">
        <w:rPr>
          <w:rFonts w:ascii="Times New Roman" w:hAnsi="Times New Roman" w:cs="Times New Roman"/>
        </w:rPr>
        <w:t xml:space="preserve"> durchgeführt. Für die Auswertung wurden folgende Tests durchgeführt</w:t>
      </w:r>
      <w:ins w:id="119" w:author="Gregory Dame" w:date="2023-01-05T16:20:00Z">
        <w:r w:rsidR="00C458BF">
          <w:rPr>
            <w:rFonts w:ascii="Times New Roman" w:hAnsi="Times New Roman" w:cs="Times New Roman"/>
          </w:rPr>
          <w:t xml:space="preserve">: </w:t>
        </w:r>
      </w:ins>
    </w:p>
    <w:p w14:paraId="73DFCD17" w14:textId="4C57F8D4" w:rsidR="00C458BF" w:rsidRDefault="005951ED" w:rsidP="00B43B35">
      <w:pPr>
        <w:spacing w:line="360" w:lineRule="auto"/>
        <w:jc w:val="both"/>
        <w:rPr>
          <w:ins w:id="120" w:author="Gregory Dame" w:date="2023-01-05T16:23:00Z"/>
          <w:rFonts w:ascii="Times New Roman" w:hAnsi="Times New Roman" w:cs="Times New Roman"/>
        </w:rPr>
      </w:pPr>
      <w:del w:id="121" w:author="Gregory Dame" w:date="2023-01-05T16:20:00Z">
        <w:r w:rsidRPr="00C458BF" w:rsidDel="00C458BF">
          <w:rPr>
            <w:rFonts w:ascii="Times New Roman" w:hAnsi="Times New Roman" w:cs="Times New Roman"/>
            <w:b/>
            <w:bCs/>
            <w:rPrChange w:id="122" w:author="Gregory Dame" w:date="2023-01-05T16:20:00Z">
              <w:rPr>
                <w:rFonts w:ascii="Times New Roman" w:hAnsi="Times New Roman" w:cs="Times New Roman"/>
              </w:rPr>
            </w:rPrChange>
          </w:rPr>
          <w:delText xml:space="preserve">. </w:delText>
        </w:r>
      </w:del>
      <w:r w:rsidRPr="00C458BF">
        <w:rPr>
          <w:rFonts w:ascii="Times New Roman" w:hAnsi="Times New Roman" w:cs="Times New Roman"/>
          <w:b/>
          <w:bCs/>
          <w:rPrChange w:id="123" w:author="Gregory Dame" w:date="2023-01-05T16:20:00Z">
            <w:rPr>
              <w:rFonts w:ascii="Times New Roman" w:hAnsi="Times New Roman" w:cs="Times New Roman"/>
            </w:rPr>
          </w:rPrChange>
        </w:rPr>
        <w:t>Shapiro-Wilk Test:</w:t>
      </w:r>
      <w:r w:rsidRPr="00F50366">
        <w:rPr>
          <w:rFonts w:ascii="Times New Roman" w:hAnsi="Times New Roman" w:cs="Times New Roman"/>
        </w:rPr>
        <w:t xml:space="preserve"> Negative Amplifikationen unterliegen einem </w:t>
      </w:r>
      <w:commentRangeStart w:id="124"/>
      <w:r w:rsidRPr="00F50366">
        <w:rPr>
          <w:rFonts w:ascii="Times New Roman" w:hAnsi="Times New Roman" w:cs="Times New Roman"/>
        </w:rPr>
        <w:t>gleichmäßigen</w:t>
      </w:r>
      <w:ins w:id="125" w:author="Iris Bachmann" w:date="2023-01-17T14:13:00Z">
        <w:r w:rsidR="00DA5746">
          <w:rPr>
            <w:rFonts w:ascii="Times New Roman" w:hAnsi="Times New Roman" w:cs="Times New Roman"/>
          </w:rPr>
          <w:t>,</w:t>
        </w:r>
      </w:ins>
      <w:r w:rsidRPr="00F50366">
        <w:rPr>
          <w:rFonts w:ascii="Times New Roman" w:hAnsi="Times New Roman" w:cs="Times New Roman"/>
        </w:rPr>
        <w:t xml:space="preserve"> starken </w:t>
      </w:r>
      <w:commentRangeEnd w:id="124"/>
      <w:r w:rsidR="00DA5746">
        <w:rPr>
          <w:rStyle w:val="Kommentarzeichen"/>
        </w:rPr>
        <w:commentReference w:id="124"/>
      </w:r>
      <w:r w:rsidRPr="00F50366">
        <w:rPr>
          <w:rFonts w:ascii="Times New Roman" w:hAnsi="Times New Roman" w:cs="Times New Roman"/>
        </w:rPr>
        <w:t xml:space="preserve">Rauschen, weswegen </w:t>
      </w:r>
      <w:commentRangeStart w:id="126"/>
      <w:commentRangeStart w:id="127"/>
      <w:ins w:id="128" w:author="Iris Bachmann" w:date="2023-01-17T14:14:00Z">
        <w:r w:rsidR="00DA5746">
          <w:rPr>
            <w:rFonts w:ascii="Times New Roman" w:hAnsi="Times New Roman" w:cs="Times New Roman"/>
          </w:rPr>
          <w:t>zumeist</w:t>
        </w:r>
        <w:commentRangeEnd w:id="126"/>
        <w:r w:rsidR="00DA5746">
          <w:rPr>
            <w:rStyle w:val="Kommentarzeichen"/>
          </w:rPr>
          <w:commentReference w:id="126"/>
        </w:r>
      </w:ins>
      <w:commentRangeEnd w:id="127"/>
      <w:ins w:id="129" w:author="Iris Bachmann" w:date="2023-01-17T14:15:00Z">
        <w:r w:rsidR="00DA5746">
          <w:rPr>
            <w:rStyle w:val="Kommentarzeichen"/>
          </w:rPr>
          <w:commentReference w:id="127"/>
        </w:r>
      </w:ins>
      <w:ins w:id="130" w:author="Iris Bachmann" w:date="2023-01-17T14:14:00Z">
        <w:r w:rsidR="00DA5746">
          <w:rPr>
            <w:rFonts w:ascii="Times New Roman" w:hAnsi="Times New Roman" w:cs="Times New Roman"/>
          </w:rPr>
          <w:t xml:space="preserve"> </w:t>
        </w:r>
      </w:ins>
      <w:r w:rsidRPr="00F50366">
        <w:rPr>
          <w:rFonts w:ascii="Times New Roman" w:hAnsi="Times New Roman" w:cs="Times New Roman"/>
        </w:rPr>
        <w:t xml:space="preserve">eine Normalverteilung der Daten gegeben ist. Bei positiven Amplifikationen hingegen sind die Daten durch den linearen Anstieg in der exponentiellen Phase der Amplifikation nicht mehr normalverteilt. Anhand dieser Gesetzmäßigkeit lassen sich durch einen Test auf Normalverteilung positive von negativen Amplifikationen unterscheiden (Rödiger </w:t>
      </w:r>
      <w:r w:rsidRPr="00C458BF">
        <w:rPr>
          <w:rFonts w:ascii="Times New Roman" w:hAnsi="Times New Roman" w:cs="Times New Roman"/>
          <w:i/>
          <w:iCs/>
          <w:rPrChange w:id="131" w:author="Gregory Dame" w:date="2023-01-05T16:20:00Z">
            <w:rPr>
              <w:rFonts w:ascii="Times New Roman" w:hAnsi="Times New Roman" w:cs="Times New Roman"/>
            </w:rPr>
          </w:rPrChange>
        </w:rPr>
        <w:t>et al</w:t>
      </w:r>
      <w:r w:rsidRPr="00F50366">
        <w:rPr>
          <w:rFonts w:ascii="Times New Roman" w:hAnsi="Times New Roman" w:cs="Times New Roman"/>
        </w:rPr>
        <w:t xml:space="preserve">. 2022). Mithilfe des Shapiro-Wilk Tests </w:t>
      </w:r>
      <w:ins w:id="132" w:author="Gregory Dame" w:date="2023-01-05T16:22:00Z">
        <w:r w:rsidR="00C458BF" w:rsidRPr="00F50366">
          <w:rPr>
            <w:rFonts w:ascii="Times New Roman" w:hAnsi="Times New Roman" w:cs="Times New Roman"/>
          </w:rPr>
          <w:t xml:space="preserve">für Normalität </w:t>
        </w:r>
      </w:ins>
      <w:r w:rsidRPr="00F50366">
        <w:rPr>
          <w:rFonts w:ascii="Times New Roman" w:hAnsi="Times New Roman" w:cs="Times New Roman"/>
        </w:rPr>
        <w:t xml:space="preserve">(beschrieben durch </w:t>
      </w:r>
      <w:del w:id="133" w:author="Gregory Dame" w:date="2023-01-05T16:21:00Z">
        <w:r w:rsidRPr="00F50366" w:rsidDel="00C458BF">
          <w:rPr>
            <w:rFonts w:ascii="Times New Roman" w:hAnsi="Times New Roman" w:cs="Times New Roman"/>
          </w:rPr>
          <w:delText xml:space="preserve">SHAPIRO </w:delText>
        </w:r>
      </w:del>
      <w:ins w:id="134" w:author="Gregory Dame" w:date="2023-01-05T16:21:00Z">
        <w:r w:rsidR="00C458BF" w:rsidRPr="00F50366">
          <w:rPr>
            <w:rFonts w:ascii="Times New Roman" w:hAnsi="Times New Roman" w:cs="Times New Roman"/>
          </w:rPr>
          <w:t>S</w:t>
        </w:r>
        <w:r w:rsidR="00C458BF">
          <w:rPr>
            <w:rFonts w:ascii="Times New Roman" w:hAnsi="Times New Roman" w:cs="Times New Roman"/>
          </w:rPr>
          <w:t>hapiro</w:t>
        </w:r>
        <w:r w:rsidR="00C458BF" w:rsidRPr="00F50366">
          <w:rPr>
            <w:rFonts w:ascii="Times New Roman" w:hAnsi="Times New Roman" w:cs="Times New Roman"/>
          </w:rPr>
          <w:t xml:space="preserve"> </w:t>
        </w:r>
      </w:ins>
      <w:r w:rsidRPr="00F50366">
        <w:rPr>
          <w:rFonts w:ascii="Times New Roman" w:hAnsi="Times New Roman" w:cs="Times New Roman"/>
        </w:rPr>
        <w:t xml:space="preserve">and </w:t>
      </w:r>
      <w:del w:id="135" w:author="Gregory Dame" w:date="2023-01-05T16:21:00Z">
        <w:r w:rsidRPr="00F50366" w:rsidDel="00C458BF">
          <w:rPr>
            <w:rFonts w:ascii="Times New Roman" w:hAnsi="Times New Roman" w:cs="Times New Roman"/>
          </w:rPr>
          <w:delText xml:space="preserve">WILK </w:delText>
        </w:r>
      </w:del>
      <w:ins w:id="136" w:author="Gregory Dame" w:date="2023-01-05T16:21:00Z">
        <w:r w:rsidR="00C458BF" w:rsidRPr="00F50366">
          <w:rPr>
            <w:rFonts w:ascii="Times New Roman" w:hAnsi="Times New Roman" w:cs="Times New Roman"/>
          </w:rPr>
          <w:t>W</w:t>
        </w:r>
        <w:r w:rsidR="00C458BF">
          <w:rPr>
            <w:rFonts w:ascii="Times New Roman" w:hAnsi="Times New Roman" w:cs="Times New Roman"/>
          </w:rPr>
          <w:t xml:space="preserve">ilk, </w:t>
        </w:r>
      </w:ins>
      <w:del w:id="137" w:author="Gregory Dame" w:date="2023-01-05T16:21:00Z">
        <w:r w:rsidRPr="00F50366" w:rsidDel="00C458BF">
          <w:rPr>
            <w:rFonts w:ascii="Times New Roman" w:hAnsi="Times New Roman" w:cs="Times New Roman"/>
          </w:rPr>
          <w:delText>(</w:delText>
        </w:r>
      </w:del>
      <w:r w:rsidRPr="00F50366">
        <w:rPr>
          <w:rFonts w:ascii="Times New Roman" w:hAnsi="Times New Roman" w:cs="Times New Roman"/>
        </w:rPr>
        <w:t>1965)</w:t>
      </w:r>
      <w:del w:id="138" w:author="Gregory Dame" w:date="2023-01-05T16:21:00Z">
        <w:r w:rsidRPr="00F50366" w:rsidDel="00C458BF">
          <w:rPr>
            <w:rFonts w:ascii="Times New Roman" w:hAnsi="Times New Roman" w:cs="Times New Roman"/>
          </w:rPr>
          <w:delText>)</w:delText>
        </w:r>
      </w:del>
      <w:r w:rsidRPr="00F50366">
        <w:rPr>
          <w:rFonts w:ascii="Times New Roman" w:hAnsi="Times New Roman" w:cs="Times New Roman"/>
        </w:rPr>
        <w:t xml:space="preserve"> </w:t>
      </w:r>
      <w:del w:id="139" w:author="Gregory Dame" w:date="2023-01-05T16:22:00Z">
        <w:r w:rsidRPr="00F50366" w:rsidDel="00C458BF">
          <w:rPr>
            <w:rFonts w:ascii="Times New Roman" w:hAnsi="Times New Roman" w:cs="Times New Roman"/>
          </w:rPr>
          <w:delText xml:space="preserve">für Normalität </w:delText>
        </w:r>
      </w:del>
      <w:r w:rsidRPr="00F50366">
        <w:rPr>
          <w:rFonts w:ascii="Times New Roman" w:hAnsi="Times New Roman" w:cs="Times New Roman"/>
        </w:rPr>
        <w:t xml:space="preserve">wird der Datensatz auf Normalverteilung getestet. Bei errechneten </w:t>
      </w:r>
      <w:commentRangeStart w:id="140"/>
      <w:r w:rsidRPr="00F50366">
        <w:rPr>
          <w:rFonts w:ascii="Times New Roman" w:hAnsi="Times New Roman" w:cs="Times New Roman"/>
        </w:rPr>
        <w:t xml:space="preserve">P-Werten </w:t>
      </w:r>
      <w:commentRangeEnd w:id="140"/>
      <w:r w:rsidR="00C458BF">
        <w:rPr>
          <w:rStyle w:val="Kommentarzeichen"/>
        </w:rPr>
        <w:commentReference w:id="140"/>
      </w:r>
      <w:r w:rsidRPr="00F50366">
        <w:rPr>
          <w:rFonts w:ascii="Times New Roman" w:hAnsi="Times New Roman" w:cs="Times New Roman"/>
        </w:rPr>
        <w:t xml:space="preserve">von ≥ 5 </w:t>
      </w:r>
      <w:ins w:id="141" w:author="Iris Bachmann" w:date="2023-01-17T14:15:00Z">
        <w:r w:rsidR="00DA5746">
          <w:rPr>
            <w:rFonts w:ascii="Cambria Math" w:hAnsi="Cambria Math" w:cs="Cambria Math"/>
          </w:rPr>
          <w:t>∙</w:t>
        </w:r>
      </w:ins>
      <w:del w:id="142" w:author="Iris Bachmann" w:date="2023-01-17T14:15:00Z">
        <w:r w:rsidRPr="00F50366" w:rsidDel="00DA5746">
          <w:rPr>
            <w:rFonts w:ascii="Cambria Math" w:hAnsi="Cambria Math" w:cs="Cambria Math"/>
          </w:rPr>
          <w:delText>∗</w:delText>
        </w:r>
      </w:del>
      <w:r w:rsidRPr="00F50366">
        <w:rPr>
          <w:rFonts w:ascii="Times New Roman" w:hAnsi="Times New Roman" w:cs="Times New Roman"/>
        </w:rPr>
        <w:t xml:space="preserve"> 10</w:t>
      </w:r>
      <w:r w:rsidRPr="00C458BF">
        <w:rPr>
          <w:rFonts w:ascii="Times New Roman" w:hAnsi="Times New Roman" w:cs="Times New Roman"/>
          <w:vertAlign w:val="superscript"/>
          <w:rPrChange w:id="143" w:author="Gregory Dame" w:date="2023-01-05T16:22:00Z">
            <w:rPr>
              <w:rFonts w:ascii="Times New Roman" w:hAnsi="Times New Roman" w:cs="Times New Roman"/>
            </w:rPr>
          </w:rPrChange>
        </w:rPr>
        <w:t xml:space="preserve">−4 </w:t>
      </w:r>
      <w:r w:rsidRPr="00F50366">
        <w:rPr>
          <w:rFonts w:ascii="Times New Roman" w:hAnsi="Times New Roman" w:cs="Times New Roman"/>
        </w:rPr>
        <w:t xml:space="preserve">liegt keine Normalverteilung mehr vor und der Datensatz </w:t>
      </w:r>
      <w:commentRangeStart w:id="144"/>
      <w:commentRangeStart w:id="145"/>
      <w:r w:rsidRPr="00F50366">
        <w:rPr>
          <w:rFonts w:ascii="Times New Roman" w:hAnsi="Times New Roman" w:cs="Times New Roman"/>
        </w:rPr>
        <w:t>wurde</w:t>
      </w:r>
      <w:commentRangeEnd w:id="144"/>
      <w:r w:rsidR="00C458BF">
        <w:rPr>
          <w:rStyle w:val="Kommentarzeichen"/>
        </w:rPr>
        <w:commentReference w:id="144"/>
      </w:r>
      <w:commentRangeEnd w:id="145"/>
      <w:r w:rsidR="00DA5746">
        <w:rPr>
          <w:rStyle w:val="Kommentarzeichen"/>
        </w:rPr>
        <w:commentReference w:id="145"/>
      </w:r>
      <w:r w:rsidRPr="00F50366">
        <w:rPr>
          <w:rFonts w:ascii="Times New Roman" w:hAnsi="Times New Roman" w:cs="Times New Roman"/>
        </w:rPr>
        <w:t xml:space="preserve"> als positive Amplifikation gewertet. </w:t>
      </w:r>
    </w:p>
    <w:p w14:paraId="2744BF0F" w14:textId="0DF020E7" w:rsidR="00C458BF" w:rsidRDefault="005951ED" w:rsidP="00B43B35">
      <w:pPr>
        <w:spacing w:line="360" w:lineRule="auto"/>
        <w:jc w:val="both"/>
        <w:rPr>
          <w:ins w:id="146" w:author="Gregory Dame" w:date="2023-01-05T16:23:00Z"/>
          <w:rFonts w:ascii="Times New Roman" w:hAnsi="Times New Roman" w:cs="Times New Roman"/>
        </w:rPr>
      </w:pPr>
      <w:commentRangeStart w:id="147"/>
      <w:commentRangeStart w:id="148"/>
      <w:r w:rsidRPr="00C458BF">
        <w:rPr>
          <w:rFonts w:ascii="Times New Roman" w:hAnsi="Times New Roman" w:cs="Times New Roman"/>
          <w:b/>
          <w:bCs/>
          <w:rPrChange w:id="149" w:author="Gregory Dame" w:date="2023-01-05T16:23:00Z">
            <w:rPr>
              <w:rFonts w:ascii="Times New Roman" w:hAnsi="Times New Roman" w:cs="Times New Roman"/>
            </w:rPr>
          </w:rPrChange>
        </w:rPr>
        <w:lastRenderedPageBreak/>
        <w:t>Residuen</w:t>
      </w:r>
      <w:ins w:id="150" w:author="Iris Bachmann" w:date="2023-01-17T14:18:00Z">
        <w:r w:rsidR="00DA5746">
          <w:rPr>
            <w:rFonts w:ascii="Times New Roman" w:hAnsi="Times New Roman" w:cs="Times New Roman"/>
            <w:b/>
            <w:bCs/>
          </w:rPr>
          <w:t>-</w:t>
        </w:r>
      </w:ins>
      <w:del w:id="151" w:author="Iris Bachmann" w:date="2023-01-17T14:18:00Z">
        <w:r w:rsidRPr="00C458BF" w:rsidDel="00DA5746">
          <w:rPr>
            <w:rFonts w:ascii="Times New Roman" w:hAnsi="Times New Roman" w:cs="Times New Roman"/>
            <w:b/>
            <w:bCs/>
            <w:rPrChange w:id="152" w:author="Gregory Dame" w:date="2023-01-05T16:23:00Z">
              <w:rPr>
                <w:rFonts w:ascii="Times New Roman" w:hAnsi="Times New Roman" w:cs="Times New Roman"/>
              </w:rPr>
            </w:rPrChange>
          </w:rPr>
          <w:delText xml:space="preserve"> </w:delText>
        </w:r>
      </w:del>
      <w:r w:rsidRPr="00C458BF">
        <w:rPr>
          <w:rFonts w:ascii="Times New Roman" w:hAnsi="Times New Roman" w:cs="Times New Roman"/>
          <w:b/>
          <w:bCs/>
          <w:rPrChange w:id="153" w:author="Gregory Dame" w:date="2023-01-05T16:23:00Z">
            <w:rPr>
              <w:rFonts w:ascii="Times New Roman" w:hAnsi="Times New Roman" w:cs="Times New Roman"/>
            </w:rPr>
          </w:rPrChange>
        </w:rPr>
        <w:t>Wachstums Test:</w:t>
      </w:r>
      <w:r w:rsidRPr="00F50366">
        <w:rPr>
          <w:rFonts w:ascii="Times New Roman" w:hAnsi="Times New Roman" w:cs="Times New Roman"/>
        </w:rPr>
        <w:t xml:space="preserve"> </w:t>
      </w:r>
      <w:commentRangeEnd w:id="147"/>
      <w:r w:rsidR="00C458BF">
        <w:rPr>
          <w:rStyle w:val="Kommentarzeichen"/>
        </w:rPr>
        <w:commentReference w:id="147"/>
      </w:r>
      <w:commentRangeEnd w:id="148"/>
      <w:r w:rsidR="00C458BF">
        <w:rPr>
          <w:rStyle w:val="Kommentarzeichen"/>
        </w:rPr>
        <w:commentReference w:id="148"/>
      </w:r>
      <w:r w:rsidRPr="00F50366">
        <w:rPr>
          <w:rFonts w:ascii="Times New Roman" w:hAnsi="Times New Roman" w:cs="Times New Roman"/>
        </w:rPr>
        <w:t>Bei diesem Test wird die Stabilität der Residuen in der linearen Phase des Anstiegs untersucht. Bei negativen Amplifikationen weichen die Fluoreszenzwerte von dem linearen Modell ab. Dadurch korrelieren die Residuen im Gegensatz zu positiven Amplifikationen stark mit den Fluoreszenzwerten. Anhand eines Schwellenwertes von 0,5 wurde diese Korrelation untersucht und der Datensatz als positive</w:t>
      </w:r>
      <w:ins w:id="154" w:author="Iris Bachmann" w:date="2023-01-17T14:19:00Z">
        <w:r w:rsidR="00DA5746">
          <w:rPr>
            <w:rFonts w:ascii="Times New Roman" w:hAnsi="Times New Roman" w:cs="Times New Roman"/>
          </w:rPr>
          <w:t xml:space="preserve"> </w:t>
        </w:r>
        <w:proofErr w:type="spellStart"/>
        <w:r w:rsidR="00DA5746">
          <w:rPr>
            <w:rFonts w:ascii="Times New Roman" w:hAnsi="Times New Roman" w:cs="Times New Roman"/>
          </w:rPr>
          <w:t>bzw.</w:t>
        </w:r>
      </w:ins>
      <w:del w:id="155" w:author="Iris Bachmann" w:date="2023-01-17T14:19:00Z">
        <w:r w:rsidRPr="00F50366" w:rsidDel="00DA5746">
          <w:rPr>
            <w:rFonts w:ascii="Times New Roman" w:hAnsi="Times New Roman" w:cs="Times New Roman"/>
          </w:rPr>
          <w:delText>/</w:delText>
        </w:r>
      </w:del>
      <w:r w:rsidRPr="00F50366">
        <w:rPr>
          <w:rFonts w:ascii="Times New Roman" w:hAnsi="Times New Roman" w:cs="Times New Roman"/>
        </w:rPr>
        <w:t>negative</w:t>
      </w:r>
      <w:proofErr w:type="spellEnd"/>
      <w:r w:rsidRPr="00F50366">
        <w:rPr>
          <w:rFonts w:ascii="Times New Roman" w:hAnsi="Times New Roman" w:cs="Times New Roman"/>
        </w:rPr>
        <w:t xml:space="preserve"> Amplifikation eingestuft. </w:t>
      </w:r>
    </w:p>
    <w:p w14:paraId="747C2A1B" w14:textId="361D2189" w:rsidR="00C458BF" w:rsidRDefault="005951ED" w:rsidP="00B43B35">
      <w:pPr>
        <w:spacing w:line="360" w:lineRule="auto"/>
        <w:jc w:val="both"/>
        <w:rPr>
          <w:ins w:id="156" w:author="Gregory Dame" w:date="2023-01-05T16:26:00Z"/>
          <w:rFonts w:ascii="Times New Roman" w:hAnsi="Times New Roman" w:cs="Times New Roman"/>
        </w:rPr>
      </w:pPr>
      <w:commentRangeStart w:id="157"/>
      <w:r w:rsidRPr="00C458BF">
        <w:rPr>
          <w:rFonts w:ascii="Times New Roman" w:hAnsi="Times New Roman" w:cs="Times New Roman"/>
          <w:b/>
          <w:bCs/>
          <w:rPrChange w:id="158" w:author="Gregory Dame" w:date="2023-01-05T16:23:00Z">
            <w:rPr>
              <w:rFonts w:ascii="Times New Roman" w:hAnsi="Times New Roman" w:cs="Times New Roman"/>
            </w:rPr>
          </w:rPrChange>
        </w:rPr>
        <w:t>Vergleichs Test:</w:t>
      </w:r>
      <w:r w:rsidRPr="00F50366">
        <w:rPr>
          <w:rFonts w:ascii="Times New Roman" w:hAnsi="Times New Roman" w:cs="Times New Roman"/>
        </w:rPr>
        <w:t xml:space="preserve"> </w:t>
      </w:r>
      <w:commentRangeEnd w:id="157"/>
      <w:r w:rsidR="00C458BF">
        <w:rPr>
          <w:rStyle w:val="Kommentarzeichen"/>
        </w:rPr>
        <w:commentReference w:id="157"/>
      </w:r>
      <w:r w:rsidRPr="00F50366">
        <w:rPr>
          <w:rFonts w:ascii="Times New Roman" w:hAnsi="Times New Roman" w:cs="Times New Roman"/>
        </w:rPr>
        <w:t xml:space="preserve">Innerhalb dieses Tests wird untersucht, ob die ersten 20 % des Datensatzes sich signifikant von den letzten 15 % unterscheiden. Dazu </w:t>
      </w:r>
      <w:commentRangeStart w:id="159"/>
      <w:r w:rsidRPr="00F50366">
        <w:rPr>
          <w:rFonts w:ascii="Times New Roman" w:hAnsi="Times New Roman" w:cs="Times New Roman"/>
        </w:rPr>
        <w:t>wurden</w:t>
      </w:r>
      <w:commentRangeEnd w:id="159"/>
      <w:r w:rsidR="00C458BF">
        <w:rPr>
          <w:rStyle w:val="Kommentarzeichen"/>
        </w:rPr>
        <w:commentReference w:id="159"/>
      </w:r>
      <w:r w:rsidRPr="00F50366">
        <w:rPr>
          <w:rFonts w:ascii="Times New Roman" w:hAnsi="Times New Roman" w:cs="Times New Roman"/>
        </w:rPr>
        <w:t xml:space="preserve"> die beiden Datengruppen mit dem </w:t>
      </w:r>
      <w:commentRangeStart w:id="160"/>
      <w:proofErr w:type="spellStart"/>
      <w:r w:rsidRPr="00F50366">
        <w:rPr>
          <w:rFonts w:ascii="Times New Roman" w:hAnsi="Times New Roman" w:cs="Times New Roman"/>
        </w:rPr>
        <w:t>Wilcoxon</w:t>
      </w:r>
      <w:proofErr w:type="spellEnd"/>
      <w:r w:rsidRPr="00F50366">
        <w:rPr>
          <w:rFonts w:ascii="Times New Roman" w:hAnsi="Times New Roman" w:cs="Times New Roman"/>
        </w:rPr>
        <w:t>-Mann-Whitney</w:t>
      </w:r>
      <w:r w:rsidR="007B4110" w:rsidRPr="00F50366">
        <w:rPr>
          <w:rFonts w:ascii="Times New Roman" w:hAnsi="Times New Roman" w:cs="Times New Roman"/>
        </w:rPr>
        <w:t>-</w:t>
      </w:r>
      <w:r w:rsidRPr="00F50366">
        <w:rPr>
          <w:rFonts w:ascii="Times New Roman" w:hAnsi="Times New Roman" w:cs="Times New Roman"/>
        </w:rPr>
        <w:t>Test</w:t>
      </w:r>
      <w:ins w:id="161" w:author="Iris Bachmann" w:date="2023-01-17T14:20:00Z">
        <w:r w:rsidR="00DA5746">
          <w:rPr>
            <w:rFonts w:ascii="Times New Roman" w:hAnsi="Times New Roman" w:cs="Times New Roman"/>
          </w:rPr>
          <w:t xml:space="preserve"> verglichen</w:t>
        </w:r>
      </w:ins>
      <w:del w:id="162" w:author="Iris Bachmann" w:date="2023-01-17T14:20:00Z">
        <w:r w:rsidRPr="00F50366" w:rsidDel="00DA5746">
          <w:rPr>
            <w:rFonts w:ascii="Times New Roman" w:hAnsi="Times New Roman" w:cs="Times New Roman"/>
          </w:rPr>
          <w:delText>,</w:delText>
        </w:r>
      </w:del>
      <w:ins w:id="163" w:author="Iris Bachmann" w:date="2023-01-17T14:20:00Z">
        <w:r w:rsidR="00DA5746" w:rsidRPr="00F50366" w:rsidDel="00DA5746">
          <w:rPr>
            <w:rFonts w:ascii="Times New Roman" w:hAnsi="Times New Roman" w:cs="Times New Roman"/>
          </w:rPr>
          <w:t xml:space="preserve"> </w:t>
        </w:r>
      </w:ins>
      <w:del w:id="164" w:author="Iris Bachmann" w:date="2023-01-17T14:20:00Z">
        <w:r w:rsidRPr="00F50366" w:rsidDel="00DA5746">
          <w:rPr>
            <w:rFonts w:ascii="Times New Roman" w:hAnsi="Times New Roman" w:cs="Times New Roman"/>
          </w:rPr>
          <w:delText xml:space="preserve"> </w:delText>
        </w:r>
        <w:commentRangeEnd w:id="160"/>
        <w:r w:rsidR="00C458BF" w:rsidDel="00DA5746">
          <w:rPr>
            <w:rStyle w:val="Kommentarzeichen"/>
          </w:rPr>
          <w:commentReference w:id="160"/>
        </w:r>
        <w:r w:rsidRPr="00F50366" w:rsidDel="00DA5746">
          <w:rPr>
            <w:rFonts w:ascii="Times New Roman" w:hAnsi="Times New Roman" w:cs="Times New Roman"/>
          </w:rPr>
          <w:delText>beschrieben durch</w:delText>
        </w:r>
      </w:del>
      <w:ins w:id="165" w:author="Iris Bachmann" w:date="2023-01-17T14:20:00Z">
        <w:r w:rsidR="00DA5746">
          <w:rPr>
            <w:rFonts w:ascii="Times New Roman" w:hAnsi="Times New Roman" w:cs="Times New Roman"/>
          </w:rPr>
          <w:t>(</w:t>
        </w:r>
      </w:ins>
      <w:del w:id="166" w:author="Iris Bachmann" w:date="2023-01-17T14:20:00Z">
        <w:r w:rsidRPr="00F50366" w:rsidDel="00DA5746">
          <w:rPr>
            <w:rFonts w:ascii="Times New Roman" w:hAnsi="Times New Roman" w:cs="Times New Roman"/>
          </w:rPr>
          <w:delText xml:space="preserve"> </w:delText>
        </w:r>
      </w:del>
      <w:r w:rsidRPr="00F50366">
        <w:rPr>
          <w:rFonts w:ascii="Times New Roman" w:hAnsi="Times New Roman" w:cs="Times New Roman"/>
        </w:rPr>
        <w:t xml:space="preserve">Mann and Whitney </w:t>
      </w:r>
      <w:del w:id="167" w:author="Iris Bachmann" w:date="2023-01-17T14:20:00Z">
        <w:r w:rsidRPr="00F50366" w:rsidDel="00DA5746">
          <w:rPr>
            <w:rFonts w:ascii="Times New Roman" w:hAnsi="Times New Roman" w:cs="Times New Roman"/>
          </w:rPr>
          <w:delText>(</w:delText>
        </w:r>
      </w:del>
      <w:r w:rsidRPr="00F50366">
        <w:rPr>
          <w:rFonts w:ascii="Times New Roman" w:hAnsi="Times New Roman" w:cs="Times New Roman"/>
        </w:rPr>
        <w:t>1947)</w:t>
      </w:r>
      <w:ins w:id="168" w:author="Iris Bachmann" w:date="2023-01-17T14:20:00Z">
        <w:r w:rsidR="00DA5746">
          <w:rPr>
            <w:rFonts w:ascii="Times New Roman" w:hAnsi="Times New Roman" w:cs="Times New Roman"/>
          </w:rPr>
          <w:t>.</w:t>
        </w:r>
      </w:ins>
      <w:del w:id="169" w:author="Iris Bachmann" w:date="2023-01-17T14:20:00Z">
        <w:r w:rsidRPr="00F50366" w:rsidDel="00DA5746">
          <w:rPr>
            <w:rFonts w:ascii="Times New Roman" w:hAnsi="Times New Roman" w:cs="Times New Roman"/>
          </w:rPr>
          <w:delText xml:space="preserve">, verglichen. </w:delText>
        </w:r>
      </w:del>
      <w:proofErr w:type="gramStart"/>
      <w:r w:rsidRPr="00F50366">
        <w:rPr>
          <w:rFonts w:ascii="Times New Roman" w:hAnsi="Times New Roman" w:cs="Times New Roman"/>
        </w:rPr>
        <w:t>Besteht</w:t>
      </w:r>
      <w:proofErr w:type="gramEnd"/>
      <w:r w:rsidRPr="00F50366">
        <w:rPr>
          <w:rFonts w:ascii="Times New Roman" w:hAnsi="Times New Roman" w:cs="Times New Roman"/>
        </w:rPr>
        <w:t xml:space="preserve"> ein </w:t>
      </w:r>
      <w:commentRangeStart w:id="170"/>
      <w:r w:rsidRPr="00F50366">
        <w:rPr>
          <w:rFonts w:ascii="Times New Roman" w:hAnsi="Times New Roman" w:cs="Times New Roman"/>
        </w:rPr>
        <w:t>signifikanter Unterschied</w:t>
      </w:r>
      <w:commentRangeEnd w:id="170"/>
      <w:r w:rsidR="00DA5746">
        <w:rPr>
          <w:rStyle w:val="Kommentarzeichen"/>
        </w:rPr>
        <w:commentReference w:id="170"/>
      </w:r>
      <w:r w:rsidRPr="00F50366">
        <w:rPr>
          <w:rFonts w:ascii="Times New Roman" w:hAnsi="Times New Roman" w:cs="Times New Roman"/>
        </w:rPr>
        <w:t xml:space="preserve">, handelt es sich um eine positive Amplifikation. </w:t>
      </w:r>
    </w:p>
    <w:p w14:paraId="0E3ED45E" w14:textId="351AAE19" w:rsidR="005951ED" w:rsidRPr="00F50366" w:rsidRDefault="005951ED" w:rsidP="00B43B35">
      <w:pPr>
        <w:spacing w:line="360" w:lineRule="auto"/>
        <w:jc w:val="both"/>
        <w:rPr>
          <w:rFonts w:ascii="Times New Roman" w:hAnsi="Times New Roman" w:cs="Times New Roman"/>
        </w:rPr>
      </w:pPr>
      <w:r w:rsidRPr="00C458BF">
        <w:rPr>
          <w:rFonts w:ascii="Times New Roman" w:hAnsi="Times New Roman" w:cs="Times New Roman"/>
          <w:b/>
          <w:bCs/>
          <w:rPrChange w:id="171" w:author="Gregory Dame" w:date="2023-01-05T16:26:00Z">
            <w:rPr>
              <w:rFonts w:ascii="Times New Roman" w:hAnsi="Times New Roman" w:cs="Times New Roman"/>
            </w:rPr>
          </w:rPrChange>
        </w:rPr>
        <w:t>Signal</w:t>
      </w:r>
      <w:ins w:id="172" w:author="Iris Bachmann" w:date="2023-01-17T14:21:00Z">
        <w:r w:rsidR="00DA5746">
          <w:rPr>
            <w:rFonts w:ascii="Times New Roman" w:hAnsi="Times New Roman" w:cs="Times New Roman"/>
            <w:b/>
            <w:bCs/>
          </w:rPr>
          <w:t>-</w:t>
        </w:r>
      </w:ins>
      <w:del w:id="173" w:author="Iris Bachmann" w:date="2023-01-17T14:21:00Z">
        <w:r w:rsidRPr="00C458BF" w:rsidDel="00DA5746">
          <w:rPr>
            <w:rFonts w:ascii="Times New Roman" w:hAnsi="Times New Roman" w:cs="Times New Roman"/>
            <w:b/>
            <w:bCs/>
            <w:rPrChange w:id="174" w:author="Gregory Dame" w:date="2023-01-05T16:26:00Z">
              <w:rPr>
                <w:rFonts w:ascii="Times New Roman" w:hAnsi="Times New Roman" w:cs="Times New Roman"/>
              </w:rPr>
            </w:rPrChange>
          </w:rPr>
          <w:delText xml:space="preserve"> </w:delText>
        </w:r>
      </w:del>
      <w:r w:rsidRPr="00C458BF">
        <w:rPr>
          <w:rFonts w:ascii="Times New Roman" w:hAnsi="Times New Roman" w:cs="Times New Roman"/>
          <w:b/>
          <w:bCs/>
          <w:rPrChange w:id="175" w:author="Gregory Dame" w:date="2023-01-05T16:26:00Z">
            <w:rPr>
              <w:rFonts w:ascii="Times New Roman" w:hAnsi="Times New Roman" w:cs="Times New Roman"/>
            </w:rPr>
          </w:rPrChange>
        </w:rPr>
        <w:t>Level</w:t>
      </w:r>
      <w:ins w:id="176" w:author="Iris Bachmann" w:date="2023-01-17T14:21:00Z">
        <w:r w:rsidR="00DA5746">
          <w:rPr>
            <w:rFonts w:ascii="Times New Roman" w:hAnsi="Times New Roman" w:cs="Times New Roman"/>
            <w:b/>
            <w:bCs/>
          </w:rPr>
          <w:t>-</w:t>
        </w:r>
      </w:ins>
      <w:del w:id="177" w:author="Iris Bachmann" w:date="2023-01-17T14:21:00Z">
        <w:r w:rsidRPr="00C458BF" w:rsidDel="00DA5746">
          <w:rPr>
            <w:rFonts w:ascii="Times New Roman" w:hAnsi="Times New Roman" w:cs="Times New Roman"/>
            <w:b/>
            <w:bCs/>
            <w:rPrChange w:id="178" w:author="Gregory Dame" w:date="2023-01-05T16:26:00Z">
              <w:rPr>
                <w:rFonts w:ascii="Times New Roman" w:hAnsi="Times New Roman" w:cs="Times New Roman"/>
              </w:rPr>
            </w:rPrChange>
          </w:rPr>
          <w:delText xml:space="preserve"> </w:delText>
        </w:r>
      </w:del>
      <w:r w:rsidRPr="00C458BF">
        <w:rPr>
          <w:rFonts w:ascii="Times New Roman" w:hAnsi="Times New Roman" w:cs="Times New Roman"/>
          <w:b/>
          <w:bCs/>
          <w:rPrChange w:id="179" w:author="Gregory Dame" w:date="2023-01-05T16:26:00Z">
            <w:rPr>
              <w:rFonts w:ascii="Times New Roman" w:hAnsi="Times New Roman" w:cs="Times New Roman"/>
            </w:rPr>
          </w:rPrChange>
        </w:rPr>
        <w:t>Test:</w:t>
      </w:r>
      <w:r w:rsidRPr="00F50366">
        <w:rPr>
          <w:rFonts w:ascii="Times New Roman" w:hAnsi="Times New Roman" w:cs="Times New Roman"/>
        </w:rPr>
        <w:t xml:space="preserve"> Dieser Test vergleicht zwei aus dem Datensatz berechnete Werte. Ersterer berechnet sich aus Formel (1), wobei MAD</w:t>
      </w:r>
      <w:commentRangeStart w:id="180"/>
      <w:r w:rsidRPr="00F50366">
        <w:rPr>
          <w:rFonts w:ascii="Times New Roman" w:hAnsi="Times New Roman" w:cs="Times New Roman"/>
        </w:rPr>
        <w:t>3</w:t>
      </w:r>
      <w:commentRangeEnd w:id="180"/>
      <w:r w:rsidR="00C458BF">
        <w:rPr>
          <w:rStyle w:val="Kommentarzeichen"/>
        </w:rPr>
        <w:commentReference w:id="180"/>
      </w:r>
      <w:r w:rsidRPr="00F50366">
        <w:rPr>
          <w:rFonts w:ascii="Times New Roman" w:hAnsi="Times New Roman" w:cs="Times New Roman"/>
        </w:rPr>
        <w:t xml:space="preserve"> (engl. </w:t>
      </w:r>
      <w:r w:rsidRPr="00DA5746">
        <w:rPr>
          <w:rFonts w:ascii="Times New Roman" w:hAnsi="Times New Roman" w:cs="Times New Roman"/>
          <w:i/>
          <w:iCs/>
          <w:rPrChange w:id="181" w:author="Iris Bachmann" w:date="2023-01-17T14:21:00Z">
            <w:rPr>
              <w:rFonts w:ascii="Times New Roman" w:hAnsi="Times New Roman" w:cs="Times New Roman"/>
            </w:rPr>
          </w:rPrChange>
        </w:rPr>
        <w:t xml:space="preserve">Mean-absolut </w:t>
      </w:r>
      <w:proofErr w:type="spellStart"/>
      <w:r w:rsidRPr="00DA5746">
        <w:rPr>
          <w:rFonts w:ascii="Times New Roman" w:hAnsi="Times New Roman" w:cs="Times New Roman"/>
          <w:i/>
          <w:iCs/>
          <w:rPrChange w:id="182" w:author="Iris Bachmann" w:date="2023-01-17T14:21:00Z">
            <w:rPr>
              <w:rFonts w:ascii="Times New Roman" w:hAnsi="Times New Roman" w:cs="Times New Roman"/>
            </w:rPr>
          </w:rPrChange>
        </w:rPr>
        <w:t>deviation</w:t>
      </w:r>
      <w:proofErr w:type="spellEnd"/>
      <w:r w:rsidRPr="00F50366">
        <w:rPr>
          <w:rFonts w:ascii="Times New Roman" w:hAnsi="Times New Roman" w:cs="Times New Roman"/>
        </w:rPr>
        <w:t xml:space="preserve">) für die absolute Standardabweichung steht (siehe R-Dokumentation). Der zweite Wert ist das Signal-Rausch-Verhältnis (SNR, engl. </w:t>
      </w:r>
      <w:del w:id="183" w:author="Gregory Dame" w:date="2023-01-05T16:31:00Z">
        <w:r w:rsidR="00C458BF" w:rsidRPr="00D34775" w:rsidDel="00C458BF">
          <w:rPr>
            <w:rFonts w:ascii="Times New Roman" w:hAnsi="Times New Roman" w:cs="Times New Roman"/>
            <w:i/>
            <w:iCs/>
            <w:rPrChange w:id="184" w:author="Iris Bachmann" w:date="2023-01-17T14:22:00Z">
              <w:rPr>
                <w:rFonts w:ascii="Times New Roman" w:hAnsi="Times New Roman" w:cs="Times New Roman"/>
              </w:rPr>
            </w:rPrChange>
          </w:rPr>
          <w:delText>S</w:delText>
        </w:r>
        <w:r w:rsidRPr="00D34775" w:rsidDel="00C458BF">
          <w:rPr>
            <w:rFonts w:ascii="Times New Roman" w:hAnsi="Times New Roman" w:cs="Times New Roman"/>
            <w:i/>
            <w:iCs/>
            <w:rPrChange w:id="185" w:author="Iris Bachmann" w:date="2023-01-17T14:22:00Z">
              <w:rPr>
                <w:rFonts w:ascii="Times New Roman" w:hAnsi="Times New Roman" w:cs="Times New Roman"/>
              </w:rPr>
            </w:rPrChange>
          </w:rPr>
          <w:delText>ignal</w:delText>
        </w:r>
      </w:del>
      <w:ins w:id="186" w:author="Gregory Dame" w:date="2023-01-05T16:31:00Z">
        <w:r w:rsidR="00C458BF" w:rsidRPr="00D34775">
          <w:rPr>
            <w:rFonts w:ascii="Times New Roman" w:hAnsi="Times New Roman" w:cs="Times New Roman"/>
            <w:i/>
            <w:iCs/>
            <w:rPrChange w:id="187" w:author="Iris Bachmann" w:date="2023-01-17T14:22:00Z">
              <w:rPr>
                <w:rFonts w:ascii="Times New Roman" w:hAnsi="Times New Roman" w:cs="Times New Roman"/>
              </w:rPr>
            </w:rPrChange>
          </w:rPr>
          <w:t>signal-</w:t>
        </w:r>
        <w:proofErr w:type="spellStart"/>
        <w:r w:rsidR="00C458BF" w:rsidRPr="00D34775">
          <w:rPr>
            <w:rFonts w:ascii="Times New Roman" w:hAnsi="Times New Roman" w:cs="Times New Roman"/>
            <w:i/>
            <w:iCs/>
            <w:rPrChange w:id="188" w:author="Iris Bachmann" w:date="2023-01-17T14:22:00Z">
              <w:rPr>
                <w:rFonts w:ascii="Times New Roman" w:hAnsi="Times New Roman" w:cs="Times New Roman"/>
              </w:rPr>
            </w:rPrChange>
          </w:rPr>
          <w:t>to</w:t>
        </w:r>
        <w:proofErr w:type="spellEnd"/>
        <w:r w:rsidR="00C458BF" w:rsidRPr="00D34775">
          <w:rPr>
            <w:rFonts w:ascii="Times New Roman" w:hAnsi="Times New Roman" w:cs="Times New Roman"/>
            <w:i/>
            <w:iCs/>
            <w:rPrChange w:id="189" w:author="Iris Bachmann" w:date="2023-01-17T14:22:00Z">
              <w:rPr>
                <w:rFonts w:ascii="Times New Roman" w:hAnsi="Times New Roman" w:cs="Times New Roman"/>
              </w:rPr>
            </w:rPrChange>
          </w:rPr>
          <w:t>-</w:t>
        </w:r>
      </w:ins>
      <w:proofErr w:type="spellStart"/>
      <w:del w:id="190" w:author="Gregory Dame" w:date="2023-01-05T16:31:00Z">
        <w:r w:rsidRPr="00D34775" w:rsidDel="00C458BF">
          <w:rPr>
            <w:rFonts w:ascii="Times New Roman" w:hAnsi="Times New Roman" w:cs="Times New Roman"/>
            <w:i/>
            <w:iCs/>
            <w:rPrChange w:id="191" w:author="Iris Bachmann" w:date="2023-01-17T14:22:00Z">
              <w:rPr>
                <w:rFonts w:ascii="Times New Roman" w:hAnsi="Times New Roman" w:cs="Times New Roman"/>
              </w:rPr>
            </w:rPrChange>
          </w:rPr>
          <w:delText xml:space="preserve"> </w:delText>
        </w:r>
      </w:del>
      <w:r w:rsidRPr="00D34775">
        <w:rPr>
          <w:rFonts w:ascii="Times New Roman" w:hAnsi="Times New Roman" w:cs="Times New Roman"/>
          <w:i/>
          <w:iCs/>
          <w:rPrChange w:id="192" w:author="Iris Bachmann" w:date="2023-01-17T14:22:00Z">
            <w:rPr>
              <w:rFonts w:ascii="Times New Roman" w:hAnsi="Times New Roman" w:cs="Times New Roman"/>
            </w:rPr>
          </w:rPrChange>
        </w:rPr>
        <w:t>noise</w:t>
      </w:r>
      <w:proofErr w:type="spellEnd"/>
      <w:r w:rsidRPr="00D34775">
        <w:rPr>
          <w:rFonts w:ascii="Times New Roman" w:hAnsi="Times New Roman" w:cs="Times New Roman"/>
          <w:i/>
          <w:iCs/>
          <w:rPrChange w:id="193" w:author="Iris Bachmann" w:date="2023-01-17T14:22:00Z">
            <w:rPr>
              <w:rFonts w:ascii="Times New Roman" w:hAnsi="Times New Roman" w:cs="Times New Roman"/>
            </w:rPr>
          </w:rPrChange>
        </w:rPr>
        <w:t xml:space="preserve"> </w:t>
      </w:r>
      <w:proofErr w:type="spellStart"/>
      <w:r w:rsidRPr="00D34775">
        <w:rPr>
          <w:rFonts w:ascii="Times New Roman" w:hAnsi="Times New Roman" w:cs="Times New Roman"/>
          <w:i/>
          <w:iCs/>
          <w:rPrChange w:id="194" w:author="Iris Bachmann" w:date="2023-01-17T14:22:00Z">
            <w:rPr>
              <w:rFonts w:ascii="Times New Roman" w:hAnsi="Times New Roman" w:cs="Times New Roman"/>
            </w:rPr>
          </w:rPrChange>
        </w:rPr>
        <w:t>ratio</w:t>
      </w:r>
      <w:proofErr w:type="spellEnd"/>
      <w:r w:rsidRPr="00F50366">
        <w:rPr>
          <w:rFonts w:ascii="Times New Roman" w:hAnsi="Times New Roman" w:cs="Times New Roman"/>
        </w:rPr>
        <w:t xml:space="preserve">), berechnet mit Formel (2). Bei einem um 25 % erhöhtem Wert des SNR im Vergleich zum ersten Wert wird die Amplifikation als positiv </w:t>
      </w:r>
      <w:ins w:id="195" w:author="Gregory Dame" w:date="2023-01-05T16:31:00Z">
        <w:r w:rsidR="00C458BF">
          <w:rPr>
            <w:rFonts w:ascii="Times New Roman" w:hAnsi="Times New Roman" w:cs="Times New Roman"/>
          </w:rPr>
          <w:t xml:space="preserve">im Programm </w:t>
        </w:r>
      </w:ins>
      <w:r w:rsidRPr="00F50366">
        <w:rPr>
          <w:rFonts w:ascii="Times New Roman" w:hAnsi="Times New Roman" w:cs="Times New Roman"/>
        </w:rPr>
        <w:t>gewertet</w:t>
      </w:r>
      <w:ins w:id="196" w:author="Gregory Dame" w:date="2023-01-05T16:34:00Z">
        <w:r w:rsidR="00C458BF">
          <w:rPr>
            <w:rFonts w:ascii="Times New Roman" w:hAnsi="Times New Roman" w:cs="Times New Roman"/>
          </w:rPr>
          <w:t xml:space="preserve"> (ZIT)</w:t>
        </w:r>
      </w:ins>
      <w:ins w:id="197" w:author="Gregory Dame" w:date="2023-01-05T16:31:00Z">
        <w:r w:rsidR="00C458BF">
          <w:rPr>
            <w:rFonts w:ascii="Times New Roman" w:hAnsi="Times New Roman" w:cs="Times New Roman"/>
          </w:rPr>
          <w:t xml:space="preserve">. </w:t>
        </w:r>
      </w:ins>
      <w:commentRangeStart w:id="198"/>
      <w:commentRangeStart w:id="199"/>
    </w:p>
    <w:p w14:paraId="4BA38B93" w14:textId="222D387D" w:rsidR="00B80342" w:rsidRDefault="005D7860" w:rsidP="00B43B35">
      <w:pPr>
        <w:spacing w:line="360" w:lineRule="auto"/>
      </w:pPr>
      <w:r>
        <w:rPr>
          <w:noProof/>
        </w:rPr>
        <w:drawing>
          <wp:inline distT="0" distB="0" distL="0" distR="0" wp14:anchorId="3BDCD93E" wp14:editId="4166206D">
            <wp:extent cx="5760720" cy="4540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4025"/>
                    </a:xfrm>
                    <a:prstGeom prst="rect">
                      <a:avLst/>
                    </a:prstGeom>
                  </pic:spPr>
                </pic:pic>
              </a:graphicData>
            </a:graphic>
          </wp:inline>
        </w:drawing>
      </w:r>
    </w:p>
    <w:p w14:paraId="5AE68572" w14:textId="467B1E9A" w:rsidR="00EC4E85" w:rsidRDefault="00EC4E85" w:rsidP="00B43B35">
      <w:pPr>
        <w:spacing w:line="360" w:lineRule="auto"/>
      </w:pPr>
      <w:r>
        <w:rPr>
          <w:noProof/>
        </w:rPr>
        <w:drawing>
          <wp:inline distT="0" distB="0" distL="0" distR="0" wp14:anchorId="7C51D282" wp14:editId="3E90316A">
            <wp:extent cx="5760720" cy="411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1480"/>
                    </a:xfrm>
                    <a:prstGeom prst="rect">
                      <a:avLst/>
                    </a:prstGeom>
                  </pic:spPr>
                </pic:pic>
              </a:graphicData>
            </a:graphic>
          </wp:inline>
        </w:drawing>
      </w:r>
      <w:commentRangeEnd w:id="198"/>
      <w:r w:rsidR="00C458BF">
        <w:rPr>
          <w:rStyle w:val="Kommentarzeichen"/>
        </w:rPr>
        <w:commentReference w:id="198"/>
      </w:r>
      <w:commentRangeEnd w:id="199"/>
      <w:r w:rsidR="00C458BF">
        <w:rPr>
          <w:rStyle w:val="Kommentarzeichen"/>
        </w:rPr>
        <w:commentReference w:id="199"/>
      </w:r>
    </w:p>
    <w:p w14:paraId="5993FB7D" w14:textId="10A7D58A" w:rsidR="00EC4E85" w:rsidRPr="00F50366" w:rsidRDefault="00EC4E85" w:rsidP="00B43B35">
      <w:pPr>
        <w:spacing w:line="360" w:lineRule="auto"/>
        <w:jc w:val="both"/>
        <w:rPr>
          <w:rFonts w:ascii="Times New Roman" w:hAnsi="Times New Roman" w:cs="Times New Roman"/>
        </w:rPr>
      </w:pPr>
      <w:r w:rsidRPr="00C458BF">
        <w:rPr>
          <w:rFonts w:ascii="Times New Roman" w:hAnsi="Times New Roman" w:cs="Times New Roman"/>
          <w:b/>
          <w:bCs/>
          <w:rPrChange w:id="200" w:author="Gregory Dame" w:date="2023-01-05T16:32:00Z">
            <w:rPr>
              <w:rFonts w:ascii="Times New Roman" w:hAnsi="Times New Roman" w:cs="Times New Roman"/>
            </w:rPr>
          </w:rPrChange>
        </w:rPr>
        <w:t>Polygon Test:</w:t>
      </w:r>
      <w:r w:rsidRPr="00F50366">
        <w:rPr>
          <w:rFonts w:ascii="Times New Roman" w:hAnsi="Times New Roman" w:cs="Times New Roman"/>
        </w:rPr>
        <w:t xml:space="preserve"> Innerhalb dieses Tests wird der Anstieg pro Zeitintervall mit </w:t>
      </w:r>
      <w:ins w:id="201" w:author="Gregory Dame" w:date="2023-01-05T16:34:00Z">
        <w:r w:rsidR="00C458BF">
          <w:rPr>
            <w:rFonts w:ascii="Times New Roman" w:hAnsi="Times New Roman" w:cs="Times New Roman"/>
          </w:rPr>
          <w:t xml:space="preserve">der </w:t>
        </w:r>
      </w:ins>
      <w:r w:rsidRPr="00F50366">
        <w:rPr>
          <w:rFonts w:ascii="Times New Roman" w:hAnsi="Times New Roman" w:cs="Times New Roman"/>
        </w:rPr>
        <w:t xml:space="preserve">Formel (3) aufsummiert. Bei positiven Amplifikationen erreicht die Summe höhere Werte als bei negativen Amplifikationen, da hier das stärkere Rauschen der Daten die Endsumme niedrig hält. Als Schwellenwert für eine positive Amplifikation wurde hier </w:t>
      </w:r>
      <w:commentRangeStart w:id="202"/>
      <w:r w:rsidRPr="00F50366">
        <w:rPr>
          <w:rFonts w:ascii="Times New Roman" w:hAnsi="Times New Roman" w:cs="Times New Roman"/>
        </w:rPr>
        <w:t xml:space="preserve">empirisch ein Wert von 10 festgelegt. </w:t>
      </w:r>
      <w:commentRangeEnd w:id="202"/>
      <w:r w:rsidR="00C458BF">
        <w:rPr>
          <w:rStyle w:val="Kommentarzeichen"/>
        </w:rPr>
        <w:commentReference w:id="202"/>
      </w:r>
      <w:r w:rsidRPr="00F50366">
        <w:rPr>
          <w:rFonts w:ascii="Times New Roman" w:hAnsi="Times New Roman" w:cs="Times New Roman"/>
        </w:rPr>
        <w:t xml:space="preserve">(Rödiger,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 2015).</w:t>
      </w:r>
    </w:p>
    <w:p w14:paraId="2B960A24" w14:textId="565A76EA" w:rsidR="00292F1D" w:rsidRDefault="00292F1D" w:rsidP="00B43B35">
      <w:pPr>
        <w:spacing w:line="360" w:lineRule="auto"/>
      </w:pPr>
      <w:r>
        <w:rPr>
          <w:noProof/>
        </w:rPr>
        <w:drawing>
          <wp:inline distT="0" distB="0" distL="0" distR="0" wp14:anchorId="6790D0F0" wp14:editId="19D272B6">
            <wp:extent cx="5760720" cy="2857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750"/>
                    </a:xfrm>
                    <a:prstGeom prst="rect">
                      <a:avLst/>
                    </a:prstGeom>
                  </pic:spPr>
                </pic:pic>
              </a:graphicData>
            </a:graphic>
          </wp:inline>
        </w:drawing>
      </w:r>
    </w:p>
    <w:p w14:paraId="1DA5061F" w14:textId="42B089FA" w:rsidR="00292F1D" w:rsidRPr="00F50366" w:rsidRDefault="005E29DB" w:rsidP="00B43B35">
      <w:pPr>
        <w:spacing w:line="360" w:lineRule="auto"/>
        <w:jc w:val="both"/>
        <w:rPr>
          <w:rFonts w:ascii="Times New Roman" w:hAnsi="Times New Roman" w:cs="Times New Roman"/>
        </w:rPr>
      </w:pPr>
      <w:del w:id="203" w:author="Iris Bachmann" w:date="2023-01-17T14:26:00Z">
        <w:r w:rsidRPr="00F50366" w:rsidDel="001E0545">
          <w:rPr>
            <w:rFonts w:ascii="Times New Roman" w:hAnsi="Times New Roman" w:cs="Times New Roman"/>
          </w:rPr>
          <w:delText>Des Weiteren ist es üblich, b</w:delText>
        </w:r>
      </w:del>
      <w:ins w:id="204" w:author="Iris Bachmann" w:date="2023-01-17T14:26:00Z">
        <w:r w:rsidR="001E0545">
          <w:rPr>
            <w:rFonts w:ascii="Times New Roman" w:hAnsi="Times New Roman" w:cs="Times New Roman"/>
          </w:rPr>
          <w:t>B</w:t>
        </w:r>
      </w:ins>
      <w:r w:rsidRPr="00F50366">
        <w:rPr>
          <w:rFonts w:ascii="Times New Roman" w:hAnsi="Times New Roman" w:cs="Times New Roman"/>
        </w:rPr>
        <w:t xml:space="preserve">ei </w:t>
      </w:r>
      <w:ins w:id="205" w:author="Iris Bachmann" w:date="2023-01-17T14:27:00Z">
        <w:r w:rsidR="001E0545">
          <w:rPr>
            <w:rFonts w:ascii="Times New Roman" w:hAnsi="Times New Roman" w:cs="Times New Roman"/>
          </w:rPr>
          <w:t xml:space="preserve">Analysen von </w:t>
        </w:r>
      </w:ins>
      <w:r w:rsidRPr="00F50366">
        <w:rPr>
          <w:rFonts w:ascii="Times New Roman" w:hAnsi="Times New Roman" w:cs="Times New Roman"/>
        </w:rPr>
        <w:t xml:space="preserve">Echtzeit-Amplifikationsmethoden </w:t>
      </w:r>
      <w:ins w:id="206" w:author="Iris Bachmann" w:date="2023-01-17T14:26:00Z">
        <w:r w:rsidR="001E0545">
          <w:rPr>
            <w:rFonts w:ascii="Times New Roman" w:hAnsi="Times New Roman" w:cs="Times New Roman"/>
          </w:rPr>
          <w:t xml:space="preserve">wird oft mit </w:t>
        </w:r>
      </w:ins>
      <w:del w:id="207" w:author="Iris Bachmann" w:date="2023-01-17T14:26:00Z">
        <w:r w:rsidRPr="00F50366" w:rsidDel="001E0545">
          <w:rPr>
            <w:rFonts w:ascii="Times New Roman" w:hAnsi="Times New Roman" w:cs="Times New Roman"/>
          </w:rPr>
          <w:delText xml:space="preserve">einen </w:delText>
        </w:r>
      </w:del>
      <w:ins w:id="208" w:author="Iris Bachmann" w:date="2023-01-17T14:26:00Z">
        <w:r w:rsidR="001E0545" w:rsidRPr="00F50366">
          <w:rPr>
            <w:rFonts w:ascii="Times New Roman" w:hAnsi="Times New Roman" w:cs="Times New Roman"/>
          </w:rPr>
          <w:t>eine</w:t>
        </w:r>
        <w:r w:rsidR="001E0545">
          <w:rPr>
            <w:rFonts w:ascii="Times New Roman" w:hAnsi="Times New Roman" w:cs="Times New Roman"/>
          </w:rPr>
          <w:t>m</w:t>
        </w:r>
        <w:r w:rsidR="001E0545" w:rsidRPr="00F50366">
          <w:rPr>
            <w:rFonts w:ascii="Times New Roman" w:hAnsi="Times New Roman" w:cs="Times New Roman"/>
          </w:rPr>
          <w:t xml:space="preserve"> </w:t>
        </w:r>
      </w:ins>
      <w:r w:rsidRPr="00F50366">
        <w:rPr>
          <w:rFonts w:ascii="Times New Roman" w:hAnsi="Times New Roman" w:cs="Times New Roman"/>
        </w:rPr>
        <w:t xml:space="preserve">Schwellenwert </w:t>
      </w:r>
      <w:del w:id="209" w:author="Iris Bachmann" w:date="2023-01-17T14:27:00Z">
        <w:r w:rsidRPr="00F50366" w:rsidDel="001E0545">
          <w:rPr>
            <w:rFonts w:ascii="Times New Roman" w:hAnsi="Times New Roman" w:cs="Times New Roman"/>
          </w:rPr>
          <w:delText>einzuführen</w:delText>
        </w:r>
      </w:del>
      <w:ins w:id="210" w:author="Iris Bachmann" w:date="2023-01-17T14:27:00Z">
        <w:r w:rsidR="001E0545">
          <w:rPr>
            <w:rFonts w:ascii="Times New Roman" w:hAnsi="Times New Roman" w:cs="Times New Roman"/>
          </w:rPr>
          <w:t>gearbeitet</w:t>
        </w:r>
      </w:ins>
      <w:r w:rsidRPr="00F50366">
        <w:rPr>
          <w:rFonts w:ascii="Times New Roman" w:hAnsi="Times New Roman" w:cs="Times New Roman"/>
        </w:rPr>
        <w:t xml:space="preserve">. Sollte dieser während der Messung nicht überschritten werden, wird die Amplifikation als negativ eingestuft (Aranha </w:t>
      </w:r>
      <w:r w:rsidRPr="00C458BF">
        <w:rPr>
          <w:rFonts w:ascii="Times New Roman" w:hAnsi="Times New Roman" w:cs="Times New Roman"/>
          <w:i/>
          <w:iCs/>
          <w:rPrChange w:id="211" w:author="Gregory Dame" w:date="2023-01-05T16:35:00Z">
            <w:rPr>
              <w:rFonts w:ascii="Times New Roman" w:hAnsi="Times New Roman" w:cs="Times New Roman"/>
            </w:rPr>
          </w:rPrChange>
        </w:rPr>
        <w:t>et al</w:t>
      </w:r>
      <w:r w:rsidRPr="00F50366">
        <w:rPr>
          <w:rFonts w:ascii="Times New Roman" w:hAnsi="Times New Roman" w:cs="Times New Roman"/>
        </w:rPr>
        <w:t>. 2021). Um dies zu berücksichtigen</w:t>
      </w:r>
      <w:commentRangeStart w:id="212"/>
      <w:r w:rsidRPr="00F50366">
        <w:rPr>
          <w:rFonts w:ascii="Times New Roman" w:hAnsi="Times New Roman" w:cs="Times New Roman"/>
        </w:rPr>
        <w:t xml:space="preserve"> wurde </w:t>
      </w:r>
      <w:commentRangeEnd w:id="212"/>
      <w:r w:rsidR="00C458BF">
        <w:rPr>
          <w:rStyle w:val="Kommentarzeichen"/>
        </w:rPr>
        <w:commentReference w:id="212"/>
      </w:r>
      <w:r w:rsidRPr="00F50366">
        <w:rPr>
          <w:rFonts w:ascii="Times New Roman" w:hAnsi="Times New Roman" w:cs="Times New Roman"/>
        </w:rPr>
        <w:t xml:space="preserve">ein weiterer Test, der </w:t>
      </w:r>
      <w:commentRangeStart w:id="213"/>
      <w:commentRangeStart w:id="214"/>
      <w:r w:rsidRPr="00F50366">
        <w:rPr>
          <w:rFonts w:ascii="Times New Roman" w:hAnsi="Times New Roman" w:cs="Times New Roman"/>
        </w:rPr>
        <w:t>Schwellenwert Test,</w:t>
      </w:r>
      <w:commentRangeEnd w:id="213"/>
      <w:r w:rsidR="00C458BF">
        <w:rPr>
          <w:rStyle w:val="Kommentarzeichen"/>
        </w:rPr>
        <w:commentReference w:id="213"/>
      </w:r>
      <w:commentRangeEnd w:id="214"/>
      <w:r w:rsidR="00C458BF">
        <w:rPr>
          <w:rStyle w:val="Kommentarzeichen"/>
        </w:rPr>
        <w:commentReference w:id="214"/>
      </w:r>
      <w:r w:rsidRPr="00F50366">
        <w:rPr>
          <w:rFonts w:ascii="Times New Roman" w:hAnsi="Times New Roman" w:cs="Times New Roman"/>
        </w:rPr>
        <w:t xml:space="preserve"> eingeführt. Für die Berechnung des Schwellenwertes wurde die von Frey, </w:t>
      </w:r>
      <w:proofErr w:type="spellStart"/>
      <w:r w:rsidRPr="00F50366">
        <w:rPr>
          <w:rFonts w:ascii="Times New Roman" w:hAnsi="Times New Roman" w:cs="Times New Roman"/>
        </w:rPr>
        <w:t>Canzio</w:t>
      </w:r>
      <w:proofErr w:type="spellEnd"/>
      <w:r w:rsidRPr="00F50366">
        <w:rPr>
          <w:rFonts w:ascii="Times New Roman" w:hAnsi="Times New Roman" w:cs="Times New Roman"/>
        </w:rPr>
        <w:t xml:space="preserve">, and </w:t>
      </w:r>
      <w:proofErr w:type="spellStart"/>
      <w:r w:rsidRPr="00F50366">
        <w:rPr>
          <w:rFonts w:ascii="Times New Roman" w:hAnsi="Times New Roman" w:cs="Times New Roman"/>
        </w:rPr>
        <w:t>Zurakowski</w:t>
      </w:r>
      <w:proofErr w:type="spellEnd"/>
      <w:r w:rsidRPr="00F50366">
        <w:rPr>
          <w:rFonts w:ascii="Times New Roman" w:hAnsi="Times New Roman" w:cs="Times New Roman"/>
        </w:rPr>
        <w:t xml:space="preserve"> (1998) beschriebene Methode verwendet. Diese beruht auf dem Median der gesamten Daten, zu welchem ein Faktor addiert wird. </w:t>
      </w:r>
      <w:del w:id="215" w:author="Iris Bachmann" w:date="2023-01-17T14:28:00Z">
        <w:r w:rsidRPr="00F50366" w:rsidDel="001E0545">
          <w:rPr>
            <w:rFonts w:ascii="Times New Roman" w:hAnsi="Times New Roman" w:cs="Times New Roman"/>
          </w:rPr>
          <w:delText>Der Faktor</w:delText>
        </w:r>
      </w:del>
      <w:ins w:id="216" w:author="Iris Bachmann" w:date="2023-01-17T14:28:00Z">
        <w:r w:rsidR="001E0545">
          <w:rPr>
            <w:rFonts w:ascii="Times New Roman" w:hAnsi="Times New Roman" w:cs="Times New Roman"/>
          </w:rPr>
          <w:t>Dieser</w:t>
        </w:r>
      </w:ins>
      <w:r w:rsidRPr="00F50366">
        <w:rPr>
          <w:rFonts w:ascii="Times New Roman" w:hAnsi="Times New Roman" w:cs="Times New Roman"/>
        </w:rPr>
        <w:t xml:space="preserve"> bildet sich dabei aus der Standardabweichung </w:t>
      </w:r>
      <w:del w:id="217" w:author="Iris Bachmann" w:date="2023-01-17T14:29:00Z">
        <w:r w:rsidRPr="00F50366" w:rsidDel="001E0545">
          <w:rPr>
            <w:rFonts w:ascii="Times New Roman" w:hAnsi="Times New Roman" w:cs="Times New Roman"/>
          </w:rPr>
          <w:delText>(</w:delText>
        </w:r>
      </w:del>
      <w:r w:rsidRPr="001E0545">
        <w:rPr>
          <w:rFonts w:ascii="Times New Roman" w:hAnsi="Times New Roman" w:cs="Times New Roman"/>
          <w:i/>
          <w:iCs/>
          <w:rPrChange w:id="218" w:author="Iris Bachmann" w:date="2023-01-17T14:29:00Z">
            <w:rPr>
              <w:rFonts w:ascii="Times New Roman" w:hAnsi="Times New Roman" w:cs="Times New Roman"/>
            </w:rPr>
          </w:rPrChange>
        </w:rPr>
        <w:t>SD</w:t>
      </w:r>
      <w:del w:id="219" w:author="Iris Bachmann" w:date="2023-01-17T14:29:00Z">
        <w:r w:rsidRPr="00F50366" w:rsidDel="001E0545">
          <w:rPr>
            <w:rFonts w:ascii="Times New Roman" w:hAnsi="Times New Roman" w:cs="Times New Roman"/>
          </w:rPr>
          <w:delText>)</w:delText>
        </w:r>
      </w:del>
      <w:r w:rsidRPr="00F50366">
        <w:rPr>
          <w:rFonts w:ascii="Times New Roman" w:hAnsi="Times New Roman" w:cs="Times New Roman"/>
        </w:rPr>
        <w:t xml:space="preserve"> der Daten multipliziert mit einem Term bestehend aus der Probenanzahl </w:t>
      </w:r>
      <w:del w:id="220" w:author="Iris Bachmann" w:date="2023-01-17T14:29:00Z">
        <w:r w:rsidRPr="00F50366" w:rsidDel="001E0545">
          <w:rPr>
            <w:rFonts w:ascii="Times New Roman" w:hAnsi="Times New Roman" w:cs="Times New Roman"/>
          </w:rPr>
          <w:delText>(</w:delText>
        </w:r>
      </w:del>
      <w:r w:rsidRPr="001E0545">
        <w:rPr>
          <w:rFonts w:ascii="Times New Roman" w:hAnsi="Times New Roman" w:cs="Times New Roman"/>
          <w:i/>
          <w:iCs/>
          <w:rPrChange w:id="221" w:author="Iris Bachmann" w:date="2023-01-17T14:29:00Z">
            <w:rPr>
              <w:rFonts w:ascii="Times New Roman" w:hAnsi="Times New Roman" w:cs="Times New Roman"/>
            </w:rPr>
          </w:rPrChange>
        </w:rPr>
        <w:t>n</w:t>
      </w:r>
      <w:r w:rsidR="001D7C22" w:rsidRPr="001E0545">
        <w:rPr>
          <w:rFonts w:ascii="Times New Roman" w:hAnsi="Times New Roman" w:cs="Times New Roman"/>
          <w:i/>
          <w:iCs/>
          <w:vertAlign w:val="subscript"/>
          <w:rPrChange w:id="222" w:author="Iris Bachmann" w:date="2023-01-17T14:29:00Z">
            <w:rPr>
              <w:rFonts w:ascii="Times New Roman" w:hAnsi="Times New Roman" w:cs="Times New Roman"/>
              <w:vertAlign w:val="subscript"/>
            </w:rPr>
          </w:rPrChange>
        </w:rPr>
        <w:t>1</w:t>
      </w:r>
      <w:del w:id="223" w:author="Iris Bachmann" w:date="2023-01-17T14:29:00Z">
        <w:r w:rsidRPr="00F50366" w:rsidDel="001E0545">
          <w:rPr>
            <w:rFonts w:ascii="Times New Roman" w:hAnsi="Times New Roman" w:cs="Times New Roman"/>
          </w:rPr>
          <w:delText>)</w:delText>
        </w:r>
      </w:del>
      <w:r w:rsidRPr="00F50366">
        <w:rPr>
          <w:rFonts w:ascii="Times New Roman" w:hAnsi="Times New Roman" w:cs="Times New Roman"/>
        </w:rPr>
        <w:t xml:space="preserve"> und den Werten </w:t>
      </w:r>
      <w:proofErr w:type="gramStart"/>
      <w:r w:rsidRPr="00F50366">
        <w:rPr>
          <w:rFonts w:ascii="Times New Roman" w:hAnsi="Times New Roman" w:cs="Times New Roman"/>
        </w:rPr>
        <w:t xml:space="preserve">einer einseitigen </w:t>
      </w:r>
      <w:commentRangeStart w:id="224"/>
      <w:proofErr w:type="spellStart"/>
      <w:r w:rsidRPr="00F50366">
        <w:rPr>
          <w:rFonts w:ascii="Times New Roman" w:hAnsi="Times New Roman" w:cs="Times New Roman"/>
        </w:rPr>
        <w:t>Student</w:t>
      </w:r>
      <w:proofErr w:type="gramEnd"/>
      <w:r w:rsidR="00905960">
        <w:rPr>
          <w:rFonts w:ascii="Times New Roman" w:hAnsi="Times New Roman" w:cs="Times New Roman"/>
        </w:rPr>
        <w:t>‘</w:t>
      </w:r>
      <w:r w:rsidRPr="00F50366">
        <w:rPr>
          <w:rFonts w:ascii="Times New Roman" w:hAnsi="Times New Roman" w:cs="Times New Roman"/>
        </w:rPr>
        <w:t>s</w:t>
      </w:r>
      <w:proofErr w:type="spellEnd"/>
      <w:r w:rsidRPr="00F50366">
        <w:rPr>
          <w:rFonts w:ascii="Times New Roman" w:hAnsi="Times New Roman" w:cs="Times New Roman"/>
        </w:rPr>
        <w:t xml:space="preserve"> t-Verteilung </w:t>
      </w:r>
      <w:commentRangeEnd w:id="224"/>
      <w:r w:rsidR="00C458BF">
        <w:rPr>
          <w:rStyle w:val="Kommentarzeichen"/>
        </w:rPr>
        <w:commentReference w:id="224"/>
      </w:r>
      <w:r w:rsidRPr="00F50366">
        <w:rPr>
          <w:rFonts w:ascii="Times New Roman" w:hAnsi="Times New Roman" w:cs="Times New Roman"/>
        </w:rPr>
        <w:t>(</w:t>
      </w:r>
      <w:commentRangeStart w:id="225"/>
      <w:r w:rsidRPr="00F50366">
        <w:rPr>
          <w:rFonts w:ascii="Times New Roman" w:hAnsi="Times New Roman" w:cs="Times New Roman"/>
        </w:rPr>
        <w:t xml:space="preserve">siehe Formel (4)). </w:t>
      </w:r>
      <w:commentRangeEnd w:id="225"/>
      <w:r w:rsidR="00C458BF">
        <w:rPr>
          <w:rStyle w:val="Kommentarzeichen"/>
        </w:rPr>
        <w:commentReference w:id="225"/>
      </w:r>
      <w:r w:rsidRPr="00F50366">
        <w:rPr>
          <w:rFonts w:ascii="Times New Roman" w:hAnsi="Times New Roman" w:cs="Times New Roman"/>
        </w:rPr>
        <w:t xml:space="preserve">Für die Schwellenwertberechnung wurden mindestens </w:t>
      </w:r>
      <w:del w:id="226" w:author="Iris Bachmann" w:date="2023-01-17T14:29:00Z">
        <w:r w:rsidRPr="00F50366" w:rsidDel="001E0545">
          <w:rPr>
            <w:rFonts w:ascii="Times New Roman" w:hAnsi="Times New Roman" w:cs="Times New Roman"/>
          </w:rPr>
          <w:delText xml:space="preserve">6 </w:delText>
        </w:r>
      </w:del>
      <w:ins w:id="227" w:author="Iris Bachmann" w:date="2023-01-17T14:29:00Z">
        <w:r w:rsidR="001E0545">
          <w:rPr>
            <w:rFonts w:ascii="Times New Roman" w:hAnsi="Times New Roman" w:cs="Times New Roman"/>
          </w:rPr>
          <w:t>sechs</w:t>
        </w:r>
        <w:r w:rsidR="001E0545" w:rsidRPr="00F50366">
          <w:rPr>
            <w:rFonts w:ascii="Times New Roman" w:hAnsi="Times New Roman" w:cs="Times New Roman"/>
          </w:rPr>
          <w:t xml:space="preserve"> </w:t>
        </w:r>
      </w:ins>
      <w:r w:rsidRPr="00F50366">
        <w:rPr>
          <w:rFonts w:ascii="Times New Roman" w:hAnsi="Times New Roman" w:cs="Times New Roman"/>
        </w:rPr>
        <w:t xml:space="preserve">Negativkontrollen als Datensatz verwendet. Das Konfidenzintervall für die t-Verteilung wurde </w:t>
      </w:r>
      <w:del w:id="228" w:author="Iris Bachmann" w:date="2023-01-17T14:29:00Z">
        <w:r w:rsidRPr="00F50366" w:rsidDel="001E0545">
          <w:rPr>
            <w:rFonts w:ascii="Times New Roman" w:hAnsi="Times New Roman" w:cs="Times New Roman"/>
          </w:rPr>
          <w:delText xml:space="preserve">als </w:delText>
        </w:r>
      </w:del>
      <w:ins w:id="229" w:author="Iris Bachmann" w:date="2023-01-17T14:29:00Z">
        <w:r w:rsidR="001E0545">
          <w:rPr>
            <w:rFonts w:ascii="Times New Roman" w:hAnsi="Times New Roman" w:cs="Times New Roman"/>
          </w:rPr>
          <w:t>bei</w:t>
        </w:r>
        <w:r w:rsidR="001E0545" w:rsidRPr="00F50366">
          <w:rPr>
            <w:rFonts w:ascii="Times New Roman" w:hAnsi="Times New Roman" w:cs="Times New Roman"/>
          </w:rPr>
          <w:t xml:space="preserve"> </w:t>
        </w:r>
      </w:ins>
      <w:r w:rsidRPr="00F50366">
        <w:rPr>
          <w:rFonts w:ascii="Times New Roman" w:hAnsi="Times New Roman" w:cs="Times New Roman"/>
        </w:rPr>
        <w:t>0,99 (99 %) festgelegt.</w:t>
      </w:r>
    </w:p>
    <w:p w14:paraId="7B936C28" w14:textId="5100371B" w:rsidR="00B80342" w:rsidRDefault="005E29DB" w:rsidP="00B43B35">
      <w:pPr>
        <w:spacing w:line="360" w:lineRule="auto"/>
      </w:pPr>
      <w:r>
        <w:rPr>
          <w:noProof/>
        </w:rPr>
        <w:lastRenderedPageBreak/>
        <w:drawing>
          <wp:inline distT="0" distB="0" distL="0" distR="0" wp14:anchorId="104EF362" wp14:editId="1DEED279">
            <wp:extent cx="5760720" cy="413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3385"/>
                    </a:xfrm>
                    <a:prstGeom prst="rect">
                      <a:avLst/>
                    </a:prstGeom>
                  </pic:spPr>
                </pic:pic>
              </a:graphicData>
            </a:graphic>
          </wp:inline>
        </w:drawing>
      </w:r>
    </w:p>
    <w:p w14:paraId="34A6465A" w14:textId="44D83A7E" w:rsidR="00503EEC" w:rsidRPr="00F50366" w:rsidRDefault="00503EEC" w:rsidP="00B43B35">
      <w:pPr>
        <w:spacing w:line="360" w:lineRule="auto"/>
        <w:jc w:val="both"/>
        <w:rPr>
          <w:rFonts w:ascii="Times New Roman" w:hAnsi="Times New Roman" w:cs="Times New Roman"/>
        </w:rPr>
      </w:pPr>
      <w:r w:rsidRPr="00F50366">
        <w:rPr>
          <w:rFonts w:ascii="Times New Roman" w:hAnsi="Times New Roman" w:cs="Times New Roman"/>
        </w:rPr>
        <w:t xml:space="preserve">Um eine </w:t>
      </w:r>
      <w:proofErr w:type="gramStart"/>
      <w:ins w:id="230" w:author="Iris Bachmann" w:date="2023-01-17T14:31:00Z">
        <w:r w:rsidR="001E0545">
          <w:rPr>
            <w:rFonts w:ascii="Times New Roman" w:hAnsi="Times New Roman" w:cs="Times New Roman"/>
          </w:rPr>
          <w:t xml:space="preserve">RPA </w:t>
        </w:r>
      </w:ins>
      <w:r w:rsidRPr="00F50366">
        <w:rPr>
          <w:rFonts w:ascii="Times New Roman" w:hAnsi="Times New Roman" w:cs="Times New Roman"/>
        </w:rPr>
        <w:t>Amplifikation</w:t>
      </w:r>
      <w:proofErr w:type="gramEnd"/>
      <w:r w:rsidRPr="00F50366">
        <w:rPr>
          <w:rFonts w:ascii="Times New Roman" w:hAnsi="Times New Roman" w:cs="Times New Roman"/>
        </w:rPr>
        <w:t xml:space="preserve"> als positiv einzustufen, </w:t>
      </w:r>
      <w:commentRangeStart w:id="231"/>
      <w:r w:rsidRPr="00F50366">
        <w:rPr>
          <w:rFonts w:ascii="Times New Roman" w:hAnsi="Times New Roman" w:cs="Times New Roman"/>
        </w:rPr>
        <w:t>mussten</w:t>
      </w:r>
      <w:commentRangeEnd w:id="231"/>
      <w:r w:rsidR="00C458BF">
        <w:rPr>
          <w:rStyle w:val="Kommentarzeichen"/>
        </w:rPr>
        <w:commentReference w:id="231"/>
      </w:r>
      <w:r w:rsidRPr="00F50366">
        <w:rPr>
          <w:rFonts w:ascii="Times New Roman" w:hAnsi="Times New Roman" w:cs="Times New Roman"/>
        </w:rPr>
        <w:t xml:space="preserve"> alle aufgeführten Tests ein positives Testergebnis aufweisen. Sobald ein oder mehrere Tests ein negatives Testergebnis zeigten, wurde die Amplifikation als negativ eingestuft.</w:t>
      </w:r>
      <w:del w:id="232" w:author="Gregory Dame" w:date="2023-01-05T16:42:00Z">
        <w:r w:rsidRPr="00F50366" w:rsidDel="00C458BF">
          <w:rPr>
            <w:rFonts w:ascii="Times New Roman" w:hAnsi="Times New Roman" w:cs="Times New Roman"/>
          </w:rPr>
          <w:delText xml:space="preserve"> </w:delText>
        </w:r>
      </w:del>
    </w:p>
    <w:p w14:paraId="2DFC7597" w14:textId="77777777" w:rsidR="00503EEC" w:rsidRPr="00F50366" w:rsidRDefault="00503EEC" w:rsidP="00B43B35">
      <w:pPr>
        <w:spacing w:line="360" w:lineRule="auto"/>
        <w:jc w:val="both"/>
        <w:rPr>
          <w:rFonts w:ascii="Times New Roman" w:hAnsi="Times New Roman" w:cs="Times New Roman"/>
          <w:b/>
        </w:rPr>
      </w:pPr>
      <w:r w:rsidRPr="00F50366">
        <w:rPr>
          <w:rFonts w:ascii="Times New Roman" w:hAnsi="Times New Roman" w:cs="Times New Roman"/>
          <w:b/>
        </w:rPr>
        <w:t xml:space="preserve">Ermittlung der Anstiegszeit </w:t>
      </w:r>
    </w:p>
    <w:p w14:paraId="128C8AF9" w14:textId="5EE91F3F" w:rsidR="004841C5" w:rsidRPr="00F50366" w:rsidRDefault="00503EEC" w:rsidP="00B43B35">
      <w:pPr>
        <w:spacing w:line="360" w:lineRule="auto"/>
        <w:jc w:val="both"/>
        <w:rPr>
          <w:rFonts w:ascii="Times New Roman" w:hAnsi="Times New Roman" w:cs="Times New Roman"/>
        </w:rPr>
      </w:pPr>
      <w:r w:rsidRPr="00F50366">
        <w:rPr>
          <w:rFonts w:ascii="Times New Roman" w:hAnsi="Times New Roman" w:cs="Times New Roman"/>
        </w:rPr>
        <w:t xml:space="preserve">Die Anstiegszeit, in der Literatur bei PCR-System nach den MIQE Richtlinien auch als </w:t>
      </w:r>
      <w:proofErr w:type="spellStart"/>
      <w:r w:rsidRPr="00F50366">
        <w:rPr>
          <w:rFonts w:ascii="Times New Roman" w:hAnsi="Times New Roman" w:cs="Times New Roman"/>
        </w:rPr>
        <w:t>Cq</w:t>
      </w:r>
      <w:proofErr w:type="spellEnd"/>
      <w:r w:rsidRPr="00F50366">
        <w:rPr>
          <w:rFonts w:ascii="Times New Roman" w:hAnsi="Times New Roman" w:cs="Times New Roman"/>
        </w:rPr>
        <w:t xml:space="preserve"> -Wert (engl. </w:t>
      </w:r>
      <w:del w:id="233" w:author="Gregory Dame" w:date="2023-01-05T16:48:00Z">
        <w:r w:rsidRPr="00F50366" w:rsidDel="00C458BF">
          <w:rPr>
            <w:rFonts w:ascii="Times New Roman" w:hAnsi="Times New Roman" w:cs="Times New Roman"/>
          </w:rPr>
          <w:delText xml:space="preserve">cycle </w:delText>
        </w:r>
      </w:del>
      <w:proofErr w:type="spellStart"/>
      <w:r w:rsidRPr="001E0545">
        <w:rPr>
          <w:rFonts w:ascii="Times New Roman" w:hAnsi="Times New Roman" w:cs="Times New Roman"/>
          <w:i/>
          <w:iCs/>
          <w:rPrChange w:id="234" w:author="Iris Bachmann" w:date="2023-01-17T14:31:00Z">
            <w:rPr>
              <w:rFonts w:ascii="Times New Roman" w:hAnsi="Times New Roman" w:cs="Times New Roman"/>
            </w:rPr>
          </w:rPrChange>
        </w:rPr>
        <w:t>quantification</w:t>
      </w:r>
      <w:proofErr w:type="spellEnd"/>
      <w:ins w:id="235" w:author="Gregory Dame" w:date="2023-01-05T16:49:00Z">
        <w:r w:rsidR="00C458BF" w:rsidRPr="001E0545">
          <w:rPr>
            <w:rFonts w:ascii="Times New Roman" w:hAnsi="Times New Roman" w:cs="Times New Roman"/>
            <w:i/>
            <w:iCs/>
            <w:rPrChange w:id="236" w:author="Iris Bachmann" w:date="2023-01-17T14:31:00Z">
              <w:rPr>
                <w:rFonts w:ascii="Times New Roman" w:hAnsi="Times New Roman" w:cs="Times New Roman"/>
              </w:rPr>
            </w:rPrChange>
          </w:rPr>
          <w:t xml:space="preserve"> </w:t>
        </w:r>
        <w:proofErr w:type="spellStart"/>
        <w:r w:rsidR="00C458BF" w:rsidRPr="001E0545">
          <w:rPr>
            <w:rFonts w:ascii="Times New Roman" w:hAnsi="Times New Roman" w:cs="Times New Roman"/>
            <w:i/>
            <w:iCs/>
            <w:rPrChange w:id="237" w:author="Iris Bachmann" w:date="2023-01-17T14:31:00Z">
              <w:rPr>
                <w:rFonts w:ascii="Times New Roman" w:hAnsi="Times New Roman" w:cs="Times New Roman"/>
              </w:rPr>
            </w:rPrChange>
          </w:rPr>
          <w:t>cycle</w:t>
        </w:r>
      </w:ins>
      <w:proofErr w:type="spellEnd"/>
      <w:r w:rsidRPr="00F50366">
        <w:rPr>
          <w:rFonts w:ascii="Times New Roman" w:hAnsi="Times New Roman" w:cs="Times New Roman"/>
        </w:rPr>
        <w:t>) angegeben, ist der Zeitpunkt bei, die dem Fluoreszenzwerte einer Amplifikation einen vorher festgelegten Schwellenwert überschreiten und sich zusätzlich signifikant von dem Grundrauschen unterscheiden (</w:t>
      </w:r>
      <w:proofErr w:type="spellStart"/>
      <w:del w:id="238" w:author="Gregory Dame" w:date="2023-01-05T16:43:00Z">
        <w:r w:rsidRPr="00F50366" w:rsidDel="00C458BF">
          <w:rPr>
            <w:rFonts w:ascii="Times New Roman" w:hAnsi="Times New Roman" w:cs="Times New Roman"/>
          </w:rPr>
          <w:delText xml:space="preserve">S. A. </w:delText>
        </w:r>
      </w:del>
      <w:r w:rsidRPr="00F50366">
        <w:rPr>
          <w:rFonts w:ascii="Times New Roman" w:hAnsi="Times New Roman" w:cs="Times New Roman"/>
        </w:rPr>
        <w:t>Bustin</w:t>
      </w:r>
      <w:proofErr w:type="spellEnd"/>
      <w:r w:rsidRPr="00F50366">
        <w:rPr>
          <w:rFonts w:ascii="Times New Roman" w:hAnsi="Times New Roman" w:cs="Times New Roman"/>
        </w:rPr>
        <w:t xml:space="preserve"> </w:t>
      </w:r>
      <w:r w:rsidRPr="00C458BF">
        <w:rPr>
          <w:rFonts w:ascii="Times New Roman" w:hAnsi="Times New Roman" w:cs="Times New Roman"/>
          <w:i/>
          <w:iCs/>
          <w:rPrChange w:id="239" w:author="Gregory Dame" w:date="2023-01-05T16:43:00Z">
            <w:rPr>
              <w:rFonts w:ascii="Times New Roman" w:hAnsi="Times New Roman" w:cs="Times New Roman"/>
            </w:rPr>
          </w:rPrChange>
        </w:rPr>
        <w:t>et al</w:t>
      </w:r>
      <w:r w:rsidRPr="00F50366">
        <w:rPr>
          <w:rFonts w:ascii="Times New Roman" w:hAnsi="Times New Roman" w:cs="Times New Roman"/>
        </w:rPr>
        <w:t xml:space="preserve">. 2009). Dies lässt sich auch auf die RPA als TT-Wert (engl. </w:t>
      </w:r>
      <w:proofErr w:type="spellStart"/>
      <w:r w:rsidRPr="00F95E0F">
        <w:rPr>
          <w:rFonts w:ascii="Times New Roman" w:hAnsi="Times New Roman" w:cs="Times New Roman"/>
          <w:i/>
          <w:iCs/>
          <w:rPrChange w:id="240" w:author="Iris Bachmann" w:date="2023-01-17T14:32:00Z">
            <w:rPr>
              <w:rFonts w:ascii="Times New Roman" w:hAnsi="Times New Roman" w:cs="Times New Roman"/>
            </w:rPr>
          </w:rPrChange>
        </w:rPr>
        <w:t>threshold</w:t>
      </w:r>
      <w:proofErr w:type="spellEnd"/>
      <w:r w:rsidRPr="00F95E0F">
        <w:rPr>
          <w:rFonts w:ascii="Times New Roman" w:hAnsi="Times New Roman" w:cs="Times New Roman"/>
          <w:i/>
          <w:iCs/>
          <w:rPrChange w:id="241" w:author="Iris Bachmann" w:date="2023-01-17T14:32:00Z">
            <w:rPr>
              <w:rFonts w:ascii="Times New Roman" w:hAnsi="Times New Roman" w:cs="Times New Roman"/>
            </w:rPr>
          </w:rPrChange>
        </w:rPr>
        <w:t xml:space="preserve"> time</w:t>
      </w:r>
      <w:r w:rsidRPr="00F50366">
        <w:rPr>
          <w:rFonts w:ascii="Times New Roman" w:hAnsi="Times New Roman" w:cs="Times New Roman"/>
        </w:rPr>
        <w:t xml:space="preserve">) übertragen (Diagne </w:t>
      </w:r>
      <w:r w:rsidRPr="00C458BF">
        <w:rPr>
          <w:rFonts w:ascii="Times New Roman" w:hAnsi="Times New Roman" w:cs="Times New Roman"/>
          <w:i/>
          <w:iCs/>
          <w:rPrChange w:id="242" w:author="Gregory Dame" w:date="2023-01-05T16:43:00Z">
            <w:rPr>
              <w:rFonts w:ascii="Times New Roman" w:hAnsi="Times New Roman" w:cs="Times New Roman"/>
            </w:rPr>
          </w:rPrChange>
        </w:rPr>
        <w:t>et al.</w:t>
      </w:r>
      <w:r w:rsidRPr="00F50366">
        <w:rPr>
          <w:rFonts w:ascii="Times New Roman" w:hAnsi="Times New Roman" w:cs="Times New Roman"/>
        </w:rPr>
        <w:t xml:space="preserve"> 2020). Für die Ermittlung der Anstiegszeit wurde der im </w:t>
      </w:r>
      <w:proofErr w:type="spellStart"/>
      <w:r w:rsidRPr="00F50366">
        <w:rPr>
          <w:rFonts w:ascii="Times New Roman" w:hAnsi="Times New Roman" w:cs="Times New Roman"/>
        </w:rPr>
        <w:t>chipPCR</w:t>
      </w:r>
      <w:proofErr w:type="spellEnd"/>
      <w:r w:rsidRPr="00F50366">
        <w:rPr>
          <w:rFonts w:ascii="Times New Roman" w:hAnsi="Times New Roman" w:cs="Times New Roman"/>
        </w:rPr>
        <w:t>-Paket vorhandene Befehl “</w:t>
      </w:r>
      <w:proofErr w:type="spellStart"/>
      <w:r w:rsidRPr="00F50366">
        <w:rPr>
          <w:rFonts w:ascii="Times New Roman" w:hAnsi="Times New Roman" w:cs="Times New Roman"/>
        </w:rPr>
        <w:t>th.cyc</w:t>
      </w:r>
      <w:proofErr w:type="spellEnd"/>
      <w:r w:rsidRPr="00F50366">
        <w:rPr>
          <w:rFonts w:ascii="Times New Roman" w:hAnsi="Times New Roman" w:cs="Times New Roman"/>
        </w:rPr>
        <w:t xml:space="preserve">” verwendet. Dieser gleicht die Amplifikationskurve im Bereich des vorher festgelegten Schwellenwertes mit einer Polynomfunktion zweiten Grades an und gibt den Schnittpunkt mit dem Schwellenwert als Anstiegszeit aus. </w:t>
      </w:r>
      <w:del w:id="243" w:author="Iris Bachmann" w:date="2023-01-17T14:33:00Z">
        <w:r w:rsidRPr="00F50366" w:rsidDel="00F95E0F">
          <w:rPr>
            <w:rFonts w:ascii="Times New Roman" w:hAnsi="Times New Roman" w:cs="Times New Roman"/>
          </w:rPr>
          <w:delText>Als Schwellenwert</w:delText>
        </w:r>
      </w:del>
      <w:ins w:id="244" w:author="Iris Bachmann" w:date="2023-01-17T14:33:00Z">
        <w:r w:rsidR="00F95E0F">
          <w:rPr>
            <w:rFonts w:ascii="Times New Roman" w:hAnsi="Times New Roman" w:cs="Times New Roman"/>
          </w:rPr>
          <w:t>Hierzu</w:t>
        </w:r>
      </w:ins>
      <w:r w:rsidRPr="00F50366">
        <w:rPr>
          <w:rFonts w:ascii="Times New Roman" w:hAnsi="Times New Roman" w:cs="Times New Roman"/>
        </w:rPr>
        <w:t xml:space="preserve"> wurde der im Schwellenwert Test beschrieben</w:t>
      </w:r>
      <w:ins w:id="245" w:author="Gregory Dame" w:date="2023-01-05T16:49:00Z">
        <w:r w:rsidR="00C458BF">
          <w:rPr>
            <w:rFonts w:ascii="Times New Roman" w:hAnsi="Times New Roman" w:cs="Times New Roman"/>
          </w:rPr>
          <w:t>e</w:t>
        </w:r>
      </w:ins>
      <w:r w:rsidRPr="00F50366">
        <w:rPr>
          <w:rFonts w:ascii="Times New Roman" w:hAnsi="Times New Roman" w:cs="Times New Roman"/>
        </w:rPr>
        <w:t xml:space="preserve"> Wert (siehe Kapitel 2.1.3) </w:t>
      </w:r>
      <w:del w:id="246" w:author="Gregory Dame" w:date="2023-01-05T16:51:00Z">
        <w:r w:rsidRPr="00F50366" w:rsidDel="00C458BF">
          <w:rPr>
            <w:rFonts w:ascii="Times New Roman" w:hAnsi="Times New Roman" w:cs="Times New Roman"/>
          </w:rPr>
          <w:delText xml:space="preserve">verwendet </w:delText>
        </w:r>
      </w:del>
      <w:ins w:id="247" w:author="Gregory Dame" w:date="2023-01-05T16:52:00Z">
        <w:del w:id="248" w:author="Iris Bachmann" w:date="2023-01-17T14:34:00Z">
          <w:r w:rsidR="00C458BF" w:rsidDel="00F95E0F">
            <w:rPr>
              <w:rFonts w:ascii="Times New Roman" w:hAnsi="Times New Roman" w:cs="Times New Roman"/>
            </w:rPr>
            <w:delText xml:space="preserve">analog ? zu </w:delText>
          </w:r>
        </w:del>
      </w:ins>
      <w:del w:id="249" w:author="Gregory Dame" w:date="2023-01-05T16:52:00Z">
        <w:r w:rsidRPr="00F50366" w:rsidDel="00C458BF">
          <w:rPr>
            <w:rFonts w:ascii="Times New Roman" w:hAnsi="Times New Roman" w:cs="Times New Roman"/>
          </w:rPr>
          <w:delText>(</w:delText>
        </w:r>
      </w:del>
      <w:ins w:id="250" w:author="Iris Bachmann" w:date="2023-01-17T14:34:00Z">
        <w:r w:rsidR="00F95E0F">
          <w:rPr>
            <w:rFonts w:ascii="Times New Roman" w:hAnsi="Times New Roman" w:cs="Times New Roman"/>
          </w:rPr>
          <w:t>benutzt (</w:t>
        </w:r>
      </w:ins>
      <w:r w:rsidRPr="00F50366">
        <w:rPr>
          <w:rFonts w:ascii="Times New Roman" w:hAnsi="Times New Roman" w:cs="Times New Roman"/>
        </w:rPr>
        <w:t xml:space="preserve">Rödiger, </w:t>
      </w:r>
      <w:proofErr w:type="spellStart"/>
      <w:r w:rsidRPr="00F50366">
        <w:rPr>
          <w:rFonts w:ascii="Times New Roman" w:hAnsi="Times New Roman" w:cs="Times New Roman"/>
        </w:rPr>
        <w:t>Burdukiewicz</w:t>
      </w:r>
      <w:proofErr w:type="spellEnd"/>
      <w:r w:rsidRPr="00F50366">
        <w:rPr>
          <w:rFonts w:ascii="Times New Roman" w:hAnsi="Times New Roman" w:cs="Times New Roman"/>
        </w:rPr>
        <w:t>, and Schierack</w:t>
      </w:r>
      <w:ins w:id="251" w:author="Gregory Dame" w:date="2023-01-05T16:52:00Z">
        <w:r w:rsidR="00C458BF">
          <w:rPr>
            <w:rFonts w:ascii="Times New Roman" w:hAnsi="Times New Roman" w:cs="Times New Roman"/>
          </w:rPr>
          <w:t xml:space="preserve">, </w:t>
        </w:r>
      </w:ins>
      <w:del w:id="252" w:author="Gregory Dame" w:date="2023-01-05T16:52:00Z">
        <w:r w:rsidRPr="00F50366" w:rsidDel="00C458BF">
          <w:rPr>
            <w:rFonts w:ascii="Times New Roman" w:hAnsi="Times New Roman" w:cs="Times New Roman"/>
          </w:rPr>
          <w:delText xml:space="preserve"> </w:delText>
        </w:r>
      </w:del>
      <w:r w:rsidRPr="00F50366">
        <w:rPr>
          <w:rFonts w:ascii="Times New Roman" w:hAnsi="Times New Roman" w:cs="Times New Roman"/>
        </w:rPr>
        <w:t>2015</w:t>
      </w:r>
      <w:ins w:id="253" w:author="Gregory Dame" w:date="2023-01-05T16:52:00Z">
        <w:del w:id="254" w:author="Iris Bachmann" w:date="2023-01-17T14:34:00Z">
          <w:r w:rsidR="00C458BF" w:rsidRPr="00C458BF" w:rsidDel="00F95E0F">
            <w:rPr>
              <w:rFonts w:ascii="Times New Roman" w:hAnsi="Times New Roman" w:cs="Times New Roman"/>
            </w:rPr>
            <w:delText xml:space="preserve"> </w:delText>
          </w:r>
          <w:r w:rsidR="00C458BF" w:rsidDel="00F95E0F">
            <w:rPr>
              <w:rFonts w:ascii="Times New Roman" w:hAnsi="Times New Roman" w:cs="Times New Roman"/>
            </w:rPr>
            <w:delText>eingesetzt</w:delText>
          </w:r>
        </w:del>
      </w:ins>
      <w:r w:rsidRPr="00F50366">
        <w:rPr>
          <w:rFonts w:ascii="Times New Roman" w:hAnsi="Times New Roman" w:cs="Times New Roman"/>
        </w:rPr>
        <w:t>).</w:t>
      </w:r>
      <w:r w:rsidR="004841C5" w:rsidRPr="00F50366">
        <w:rPr>
          <w:rFonts w:ascii="Times New Roman" w:hAnsi="Times New Roman" w:cs="Times New Roman"/>
        </w:rPr>
        <w:t xml:space="preserve"> </w:t>
      </w:r>
    </w:p>
    <w:p w14:paraId="31D70A30" w14:textId="77777777" w:rsidR="004841C5" w:rsidRPr="00F50366" w:rsidRDefault="004841C5" w:rsidP="00B43B35">
      <w:pPr>
        <w:spacing w:line="360" w:lineRule="auto"/>
        <w:jc w:val="both"/>
        <w:rPr>
          <w:rFonts w:ascii="Times New Roman" w:hAnsi="Times New Roman" w:cs="Times New Roman"/>
          <w:b/>
        </w:rPr>
      </w:pPr>
      <w:r w:rsidRPr="00F50366">
        <w:rPr>
          <w:rFonts w:ascii="Times New Roman" w:hAnsi="Times New Roman" w:cs="Times New Roman"/>
          <w:b/>
        </w:rPr>
        <w:t xml:space="preserve">2.1.4 Vergleich von Anstiegszeiten </w:t>
      </w:r>
    </w:p>
    <w:p w14:paraId="09562F5E" w14:textId="5FA6DDB4" w:rsidR="00503EEC" w:rsidRPr="00F50366" w:rsidRDefault="00C458BF" w:rsidP="00B43B35">
      <w:pPr>
        <w:spacing w:line="360" w:lineRule="auto"/>
        <w:jc w:val="both"/>
        <w:rPr>
          <w:rFonts w:ascii="Times New Roman" w:hAnsi="Times New Roman" w:cs="Times New Roman"/>
        </w:rPr>
      </w:pPr>
      <w:commentRangeStart w:id="255"/>
      <w:ins w:id="256" w:author="Gregory Dame" w:date="2023-01-05T16:53:00Z">
        <w:r>
          <w:rPr>
            <w:rFonts w:ascii="Times New Roman" w:hAnsi="Times New Roman" w:cs="Times New Roman"/>
          </w:rPr>
          <w:t>Z</w:t>
        </w:r>
      </w:ins>
      <w:commentRangeEnd w:id="255"/>
      <w:r w:rsidR="001D4186">
        <w:rPr>
          <w:rStyle w:val="Kommentarzeichen"/>
        </w:rPr>
        <w:commentReference w:id="255"/>
      </w:r>
      <w:ins w:id="257" w:author="Gregory Dame" w:date="2023-01-05T16:53:00Z">
        <w:r>
          <w:rPr>
            <w:rFonts w:ascii="Times New Roman" w:hAnsi="Times New Roman" w:cs="Times New Roman"/>
          </w:rPr>
          <w:t>ur P</w:t>
        </w:r>
      </w:ins>
      <w:del w:id="258" w:author="Gregory Dame" w:date="2023-01-05T16:53:00Z">
        <w:r w:rsidR="004841C5" w:rsidRPr="00F50366" w:rsidDel="00C458BF">
          <w:rPr>
            <w:rFonts w:ascii="Times New Roman" w:hAnsi="Times New Roman" w:cs="Times New Roman"/>
          </w:rPr>
          <w:delText>Um zu über</w:delText>
        </w:r>
      </w:del>
      <w:ins w:id="259" w:author="Gregory Dame" w:date="2023-01-05T16:53:00Z">
        <w:r>
          <w:rPr>
            <w:rFonts w:ascii="Times New Roman" w:hAnsi="Times New Roman" w:cs="Times New Roman"/>
          </w:rPr>
          <w:t>rüfung</w:t>
        </w:r>
      </w:ins>
      <w:del w:id="260" w:author="Gregory Dame" w:date="2023-01-05T16:53:00Z">
        <w:r w:rsidR="004841C5" w:rsidRPr="00F50366" w:rsidDel="00C458BF">
          <w:rPr>
            <w:rFonts w:ascii="Times New Roman" w:hAnsi="Times New Roman" w:cs="Times New Roman"/>
          </w:rPr>
          <w:delText>prüfen</w:delText>
        </w:r>
      </w:del>
      <w:r w:rsidR="004841C5" w:rsidRPr="00F50366">
        <w:rPr>
          <w:rFonts w:ascii="Times New Roman" w:hAnsi="Times New Roman" w:cs="Times New Roman"/>
        </w:rPr>
        <w:t xml:space="preserve">, ob eine Veränderung der Reaktionsparameter eine signifikante Veränderung der Anstiegszeiten zur Folge hat, wurden die Mittelwerte der Anstiegszeiten </w:t>
      </w:r>
      <w:del w:id="261" w:author="Iris Bachmann" w:date="2023-01-17T14:35:00Z">
        <w:r w:rsidR="004841C5" w:rsidRPr="00F50366" w:rsidDel="00F95E0F">
          <w:rPr>
            <w:rFonts w:ascii="Times New Roman" w:hAnsi="Times New Roman" w:cs="Times New Roman"/>
          </w:rPr>
          <w:delText xml:space="preserve">bei </w:delText>
        </w:r>
        <w:commentRangeStart w:id="262"/>
        <w:r w:rsidR="004841C5" w:rsidRPr="00F50366" w:rsidDel="00F95E0F">
          <w:rPr>
            <w:rFonts w:ascii="Times New Roman" w:hAnsi="Times New Roman" w:cs="Times New Roman"/>
          </w:rPr>
          <w:delText>2 Gruppen</w:delText>
        </w:r>
      </w:del>
      <w:ins w:id="263" w:author="Iris Bachmann" w:date="2023-01-17T14:35:00Z">
        <w:r w:rsidR="00F95E0F">
          <w:rPr>
            <w:rFonts w:ascii="Times New Roman" w:hAnsi="Times New Roman" w:cs="Times New Roman"/>
          </w:rPr>
          <w:t>zweier Vergleichsdatensätze</w:t>
        </w:r>
      </w:ins>
      <w:r w:rsidR="004841C5" w:rsidRPr="00F50366">
        <w:rPr>
          <w:rFonts w:ascii="Times New Roman" w:hAnsi="Times New Roman" w:cs="Times New Roman"/>
        </w:rPr>
        <w:t xml:space="preserve"> </w:t>
      </w:r>
      <w:commentRangeEnd w:id="262"/>
      <w:r>
        <w:rPr>
          <w:rStyle w:val="Kommentarzeichen"/>
        </w:rPr>
        <w:commentReference w:id="262"/>
      </w:r>
      <w:r w:rsidR="004841C5" w:rsidRPr="00F50366">
        <w:rPr>
          <w:rFonts w:ascii="Times New Roman" w:hAnsi="Times New Roman" w:cs="Times New Roman"/>
        </w:rPr>
        <w:t>mithilfe eines T-Tests und bei 3 oder mehr Gruppen mithilfe einer einfaktoriellen Varianzanalyse verglichen. Im ersten Schritt wurden die Daten mit dem Shap</w:t>
      </w:r>
      <w:ins w:id="264" w:author="Gregory Dame" w:date="2023-01-05T16:52:00Z">
        <w:r>
          <w:rPr>
            <w:rFonts w:ascii="Times New Roman" w:hAnsi="Times New Roman" w:cs="Times New Roman"/>
          </w:rPr>
          <w:t>i</w:t>
        </w:r>
      </w:ins>
      <w:r w:rsidR="004841C5" w:rsidRPr="00F50366">
        <w:rPr>
          <w:rFonts w:ascii="Times New Roman" w:hAnsi="Times New Roman" w:cs="Times New Roman"/>
        </w:rPr>
        <w:t>r</w:t>
      </w:r>
      <w:del w:id="265" w:author="Gregory Dame" w:date="2023-01-05T16:52:00Z">
        <w:r w:rsidR="004841C5" w:rsidRPr="00F50366" w:rsidDel="00C458BF">
          <w:rPr>
            <w:rFonts w:ascii="Times New Roman" w:hAnsi="Times New Roman" w:cs="Times New Roman"/>
          </w:rPr>
          <w:delText>i</w:delText>
        </w:r>
      </w:del>
      <w:r w:rsidR="004841C5" w:rsidRPr="00F50366">
        <w:rPr>
          <w:rFonts w:ascii="Times New Roman" w:hAnsi="Times New Roman" w:cs="Times New Roman"/>
        </w:rPr>
        <w:t>o-Wilk-Test auf Normalität überprüft und anschließend auf Ausreißer untersucht.</w:t>
      </w:r>
      <w:r w:rsidR="00CE2F9B" w:rsidRPr="00F50366">
        <w:rPr>
          <w:rFonts w:ascii="Times New Roman" w:hAnsi="Times New Roman" w:cs="Times New Roman"/>
        </w:rPr>
        <w:t xml:space="preserve"> Datenpunkte, welche über </w:t>
      </w:r>
      <w:commentRangeStart w:id="266"/>
      <w:r w:rsidR="00CE2F9B" w:rsidRPr="00F50366">
        <w:rPr>
          <w:rFonts w:ascii="Cambria Math" w:hAnsi="Cambria Math" w:cs="Cambria Math"/>
        </w:rPr>
        <w:t>𝑄</w:t>
      </w:r>
      <w:r w:rsidR="00CE2F9B" w:rsidRPr="00F50366">
        <w:rPr>
          <w:rFonts w:ascii="Times New Roman" w:hAnsi="Times New Roman" w:cs="Times New Roman"/>
        </w:rPr>
        <w:t>3+3</w:t>
      </w:r>
      <w:r w:rsidR="00CE2F9B" w:rsidRPr="00F50366">
        <w:rPr>
          <w:rFonts w:ascii="Cambria Math" w:hAnsi="Cambria Math" w:cs="Cambria Math"/>
        </w:rPr>
        <w:t>∗</w:t>
      </w:r>
      <w:commentRangeStart w:id="267"/>
      <w:r w:rsidR="00CE2F9B" w:rsidRPr="00F50366">
        <w:rPr>
          <w:rFonts w:ascii="Cambria Math" w:hAnsi="Cambria Math" w:cs="Cambria Math"/>
        </w:rPr>
        <w:t>𝐼𝑄𝑅</w:t>
      </w:r>
      <w:commentRangeEnd w:id="267"/>
      <w:r>
        <w:rPr>
          <w:rStyle w:val="Kommentarzeichen"/>
        </w:rPr>
        <w:commentReference w:id="267"/>
      </w:r>
      <w:r w:rsidR="00CE2F9B" w:rsidRPr="00F50366">
        <w:rPr>
          <w:rFonts w:ascii="Times New Roman" w:hAnsi="Times New Roman" w:cs="Times New Roman"/>
        </w:rPr>
        <w:t xml:space="preserve"> oder unter </w:t>
      </w:r>
      <w:r w:rsidR="00CE2F9B" w:rsidRPr="00F50366">
        <w:rPr>
          <w:rFonts w:ascii="Cambria Math" w:hAnsi="Cambria Math" w:cs="Cambria Math"/>
        </w:rPr>
        <w:t>𝑄</w:t>
      </w:r>
      <w:r w:rsidR="00CE2F9B" w:rsidRPr="00F50366">
        <w:rPr>
          <w:rFonts w:ascii="Times New Roman" w:hAnsi="Times New Roman" w:cs="Times New Roman"/>
        </w:rPr>
        <w:t>1−3</w:t>
      </w:r>
      <w:r w:rsidR="00CE2F9B" w:rsidRPr="00F50366">
        <w:rPr>
          <w:rFonts w:ascii="Cambria Math" w:hAnsi="Cambria Math" w:cs="Cambria Math"/>
        </w:rPr>
        <w:t>∗𝐼𝑄𝑅</w:t>
      </w:r>
      <w:r w:rsidR="00CE2F9B" w:rsidRPr="00F50366">
        <w:rPr>
          <w:rFonts w:ascii="Times New Roman" w:hAnsi="Times New Roman" w:cs="Times New Roman"/>
        </w:rPr>
        <w:t xml:space="preserve"> </w:t>
      </w:r>
      <w:commentRangeEnd w:id="266"/>
      <w:r w:rsidR="00F95E0F">
        <w:rPr>
          <w:rStyle w:val="Kommentarzeichen"/>
        </w:rPr>
        <w:commentReference w:id="266"/>
      </w:r>
      <w:r w:rsidR="00CE2F9B" w:rsidRPr="00F50366">
        <w:rPr>
          <w:rFonts w:ascii="Times New Roman" w:hAnsi="Times New Roman" w:cs="Times New Roman"/>
        </w:rPr>
        <w:t xml:space="preserve">liegen, wurden als Ausreißer festgelegt und für die folgenden Tests ignoriert. </w:t>
      </w:r>
      <w:commentRangeStart w:id="268"/>
      <w:r w:rsidR="00CE2F9B" w:rsidRPr="00F50366">
        <w:rPr>
          <w:rFonts w:ascii="Times New Roman" w:hAnsi="Times New Roman" w:cs="Times New Roman"/>
        </w:rPr>
        <w:t xml:space="preserve">Dabei sind </w:t>
      </w:r>
      <w:del w:id="269" w:author="Iris Bachmann" w:date="2023-01-17T14:37:00Z">
        <w:r w:rsidR="00CE2F9B" w:rsidRPr="00F50366" w:rsidDel="00F95E0F">
          <w:rPr>
            <w:rFonts w:ascii="Times New Roman" w:hAnsi="Times New Roman" w:cs="Times New Roman"/>
          </w:rPr>
          <w:delText xml:space="preserve">Q1 und Q3 </w:delText>
        </w:r>
      </w:del>
      <w:r w:rsidR="00CE2F9B" w:rsidRPr="00F50366">
        <w:rPr>
          <w:rFonts w:ascii="Times New Roman" w:hAnsi="Times New Roman" w:cs="Times New Roman"/>
        </w:rPr>
        <w:t xml:space="preserve">das erste und dritte Quartil der Daten </w:t>
      </w:r>
      <w:ins w:id="270" w:author="Iris Bachmann" w:date="2023-01-17T14:37:00Z">
        <w:r w:rsidR="00F95E0F" w:rsidRPr="00F95E0F">
          <w:rPr>
            <w:rFonts w:ascii="Times New Roman" w:hAnsi="Times New Roman" w:cs="Times New Roman"/>
            <w:i/>
            <w:iCs/>
            <w:rPrChange w:id="271" w:author="Iris Bachmann" w:date="2023-01-17T14:37:00Z">
              <w:rPr>
                <w:rFonts w:ascii="Times New Roman" w:hAnsi="Times New Roman" w:cs="Times New Roman"/>
              </w:rPr>
            </w:rPrChange>
          </w:rPr>
          <w:t>Q1</w:t>
        </w:r>
        <w:r w:rsidR="00F95E0F" w:rsidRPr="00F50366">
          <w:rPr>
            <w:rFonts w:ascii="Times New Roman" w:hAnsi="Times New Roman" w:cs="Times New Roman"/>
          </w:rPr>
          <w:t xml:space="preserve"> und </w:t>
        </w:r>
        <w:r w:rsidR="00F95E0F" w:rsidRPr="00F95E0F">
          <w:rPr>
            <w:rFonts w:ascii="Times New Roman" w:hAnsi="Times New Roman" w:cs="Times New Roman"/>
            <w:i/>
            <w:iCs/>
            <w:rPrChange w:id="272" w:author="Iris Bachmann" w:date="2023-01-17T14:37:00Z">
              <w:rPr>
                <w:rFonts w:ascii="Times New Roman" w:hAnsi="Times New Roman" w:cs="Times New Roman"/>
              </w:rPr>
            </w:rPrChange>
          </w:rPr>
          <w:t>Q3</w:t>
        </w:r>
        <w:r w:rsidR="00F95E0F" w:rsidRPr="00F50366">
          <w:rPr>
            <w:rFonts w:ascii="Times New Roman" w:hAnsi="Times New Roman" w:cs="Times New Roman"/>
          </w:rPr>
          <w:t xml:space="preserve"> </w:t>
        </w:r>
        <w:r w:rsidR="00F95E0F">
          <w:rPr>
            <w:rFonts w:ascii="Times New Roman" w:hAnsi="Times New Roman" w:cs="Times New Roman"/>
          </w:rPr>
          <w:t xml:space="preserve">sowie </w:t>
        </w:r>
        <w:proofErr w:type="spellStart"/>
        <w:r w:rsidR="00F95E0F">
          <w:rPr>
            <w:rFonts w:ascii="Times New Roman" w:hAnsi="Times New Roman" w:cs="Times New Roman"/>
          </w:rPr>
          <w:t>der</w:t>
        </w:r>
      </w:ins>
      <w:del w:id="273" w:author="Iris Bachmann" w:date="2023-01-17T14:37:00Z">
        <w:r w:rsidR="00CE2F9B" w:rsidRPr="00F50366" w:rsidDel="00F95E0F">
          <w:rPr>
            <w:rFonts w:ascii="Times New Roman" w:hAnsi="Times New Roman" w:cs="Times New Roman"/>
          </w:rPr>
          <w:delText xml:space="preserve">und </w:delText>
        </w:r>
      </w:del>
      <w:ins w:id="274" w:author="Iris Bachmann" w:date="2023-01-17T14:37:00Z">
        <w:r w:rsidR="00F95E0F" w:rsidRPr="00F50366">
          <w:rPr>
            <w:rFonts w:ascii="Times New Roman" w:hAnsi="Times New Roman" w:cs="Times New Roman"/>
          </w:rPr>
          <w:t>Interquartils</w:t>
        </w:r>
        <w:proofErr w:type="spellEnd"/>
        <w:r w:rsidR="00F95E0F" w:rsidRPr="00F50366">
          <w:rPr>
            <w:rFonts w:ascii="Times New Roman" w:hAnsi="Times New Roman" w:cs="Times New Roman"/>
          </w:rPr>
          <w:t xml:space="preserve">-Abstand </w:t>
        </w:r>
      </w:ins>
      <w:r w:rsidR="00CE2F9B" w:rsidRPr="00F95E0F">
        <w:rPr>
          <w:rFonts w:ascii="Times New Roman" w:hAnsi="Times New Roman" w:cs="Times New Roman"/>
          <w:i/>
          <w:iCs/>
          <w:rPrChange w:id="275" w:author="Iris Bachmann" w:date="2023-01-17T14:37:00Z">
            <w:rPr>
              <w:rFonts w:ascii="Times New Roman" w:hAnsi="Times New Roman" w:cs="Times New Roman"/>
            </w:rPr>
          </w:rPrChange>
        </w:rPr>
        <w:t>IQR</w:t>
      </w:r>
      <w:r w:rsidR="00CE2F9B" w:rsidRPr="00F50366">
        <w:rPr>
          <w:rFonts w:ascii="Times New Roman" w:hAnsi="Times New Roman" w:cs="Times New Roman"/>
        </w:rPr>
        <w:t xml:space="preserve"> </w:t>
      </w:r>
      <w:commentRangeEnd w:id="268"/>
      <w:r w:rsidR="00F95E0F">
        <w:rPr>
          <w:rStyle w:val="Kommentarzeichen"/>
        </w:rPr>
        <w:commentReference w:id="268"/>
      </w:r>
      <w:del w:id="276" w:author="Iris Bachmann" w:date="2023-01-17T14:37:00Z">
        <w:r w:rsidR="00CE2F9B" w:rsidRPr="00F50366" w:rsidDel="00F95E0F">
          <w:rPr>
            <w:rFonts w:ascii="Times New Roman" w:hAnsi="Times New Roman" w:cs="Times New Roman"/>
          </w:rPr>
          <w:delText>steht für den</w:delText>
        </w:r>
      </w:del>
      <w:ins w:id="277" w:author="Iris Bachmann" w:date="2023-01-17T14:37:00Z">
        <w:r w:rsidR="00F95E0F">
          <w:rPr>
            <w:rFonts w:ascii="Times New Roman" w:hAnsi="Times New Roman" w:cs="Times New Roman"/>
          </w:rPr>
          <w:t xml:space="preserve">in </w:t>
        </w:r>
        <w:proofErr w:type="spellStart"/>
        <w:r w:rsidR="00F95E0F">
          <w:rPr>
            <w:rFonts w:ascii="Times New Roman" w:hAnsi="Times New Roman" w:cs="Times New Roman"/>
          </w:rPr>
          <w:t>formel</w:t>
        </w:r>
        <w:proofErr w:type="spellEnd"/>
        <w:r w:rsidR="00F95E0F">
          <w:rPr>
            <w:rFonts w:ascii="Times New Roman" w:hAnsi="Times New Roman" w:cs="Times New Roman"/>
          </w:rPr>
          <w:t xml:space="preserve"> </w:t>
        </w:r>
        <w:proofErr w:type="spellStart"/>
        <w:r w:rsidR="00F95E0F">
          <w:rPr>
            <w:rFonts w:ascii="Times New Roman" w:hAnsi="Times New Roman" w:cs="Times New Roman"/>
          </w:rPr>
          <w:t>xyz</w:t>
        </w:r>
        <w:proofErr w:type="spellEnd"/>
        <w:r w:rsidR="00F95E0F">
          <w:rPr>
            <w:rFonts w:ascii="Times New Roman" w:hAnsi="Times New Roman" w:cs="Times New Roman"/>
          </w:rPr>
          <w:t xml:space="preserve"> dargestellt</w:t>
        </w:r>
      </w:ins>
      <w:del w:id="278" w:author="Iris Bachmann" w:date="2023-01-17T14:37:00Z">
        <w:r w:rsidR="00CE2F9B" w:rsidRPr="00F50366" w:rsidDel="00F95E0F">
          <w:rPr>
            <w:rFonts w:ascii="Times New Roman" w:hAnsi="Times New Roman" w:cs="Times New Roman"/>
          </w:rPr>
          <w:delText xml:space="preserve"> Interquartils-Abstand</w:delText>
        </w:r>
      </w:del>
      <w:r w:rsidR="00CE2F9B" w:rsidRPr="00F50366">
        <w:rPr>
          <w:rFonts w:ascii="Times New Roman" w:hAnsi="Times New Roman" w:cs="Times New Roman"/>
        </w:rPr>
        <w:t>. Nachfolgend wurden die bereinigten Daten auf Varianzhomogenität mit dem Levene-Test überprüft. Bei einem Vergleich von 2 Gruppen wurde bei festgestellter Varianzhom</w:t>
      </w:r>
      <w:r w:rsidR="00905960">
        <w:rPr>
          <w:rFonts w:ascii="Times New Roman" w:hAnsi="Times New Roman" w:cs="Times New Roman"/>
        </w:rPr>
        <w:t>o</w:t>
      </w:r>
      <w:r w:rsidR="00CE2F9B" w:rsidRPr="00F50366">
        <w:rPr>
          <w:rFonts w:ascii="Times New Roman" w:hAnsi="Times New Roman" w:cs="Times New Roman"/>
        </w:rPr>
        <w:t xml:space="preserve">genität der </w:t>
      </w:r>
      <w:proofErr w:type="spellStart"/>
      <w:r w:rsidR="00905960">
        <w:rPr>
          <w:rFonts w:ascii="Times New Roman" w:hAnsi="Times New Roman" w:cs="Times New Roman"/>
        </w:rPr>
        <w:t>S</w:t>
      </w:r>
      <w:r w:rsidR="00CE2F9B" w:rsidRPr="00F50366">
        <w:rPr>
          <w:rFonts w:ascii="Times New Roman" w:hAnsi="Times New Roman" w:cs="Times New Roman"/>
        </w:rPr>
        <w:t>tudent</w:t>
      </w:r>
      <w:r w:rsidR="00905960">
        <w:rPr>
          <w:rFonts w:ascii="Times New Roman" w:hAnsi="Times New Roman" w:cs="Times New Roman"/>
        </w:rPr>
        <w:t>‘</w:t>
      </w:r>
      <w:r w:rsidR="00CE2F9B" w:rsidRPr="00F50366">
        <w:rPr>
          <w:rFonts w:ascii="Times New Roman" w:hAnsi="Times New Roman" w:cs="Times New Roman"/>
        </w:rPr>
        <w:t>s</w:t>
      </w:r>
      <w:proofErr w:type="spellEnd"/>
      <w:r w:rsidR="00CE2F9B" w:rsidRPr="00F50366">
        <w:rPr>
          <w:rFonts w:ascii="Times New Roman" w:hAnsi="Times New Roman" w:cs="Times New Roman"/>
        </w:rPr>
        <w:t xml:space="preserve"> T-Test und bei signifikant unterschiedlichen Varianzen der Welch T-Test durchgeführt. Bei einem Vergleich von 3 oder mehr Gruppen wurde bei </w:t>
      </w:r>
      <w:ins w:id="279" w:author="Gregory Dame" w:date="2023-01-05T16:57:00Z">
        <w:r>
          <w:rPr>
            <w:rFonts w:ascii="Times New Roman" w:hAnsi="Times New Roman" w:cs="Times New Roman"/>
          </w:rPr>
          <w:t>eine</w:t>
        </w:r>
      </w:ins>
      <w:ins w:id="280" w:author="Gregory Dame" w:date="2023-01-05T16:58:00Z">
        <w:r>
          <w:rPr>
            <w:rFonts w:ascii="Times New Roman" w:hAnsi="Times New Roman" w:cs="Times New Roman"/>
          </w:rPr>
          <w:t xml:space="preserve">r </w:t>
        </w:r>
      </w:ins>
      <w:r w:rsidR="00CE2F9B" w:rsidRPr="00F50366">
        <w:rPr>
          <w:rFonts w:ascii="Times New Roman" w:hAnsi="Times New Roman" w:cs="Times New Roman"/>
        </w:rPr>
        <w:t xml:space="preserve">Varianzhomogenität eine </w:t>
      </w:r>
      <w:commentRangeStart w:id="281"/>
      <w:r w:rsidR="00CE2F9B" w:rsidRPr="00F50366">
        <w:rPr>
          <w:rFonts w:ascii="Times New Roman" w:hAnsi="Times New Roman" w:cs="Times New Roman"/>
        </w:rPr>
        <w:t xml:space="preserve">einfaktorielle Varianzanalyse </w:t>
      </w:r>
      <w:commentRangeEnd w:id="281"/>
      <w:r>
        <w:rPr>
          <w:rStyle w:val="Kommentarzeichen"/>
        </w:rPr>
        <w:commentReference w:id="281"/>
      </w:r>
      <w:r w:rsidR="00CE2F9B" w:rsidRPr="00F50366">
        <w:rPr>
          <w:rFonts w:ascii="Times New Roman" w:hAnsi="Times New Roman" w:cs="Times New Roman"/>
        </w:rPr>
        <w:t xml:space="preserve">durchgeführt, welche bei einem p-Wert von unter 0,05 mit einem nachfolgendem </w:t>
      </w:r>
      <w:commentRangeStart w:id="282"/>
      <w:proofErr w:type="spellStart"/>
      <w:r w:rsidR="00CE2F9B" w:rsidRPr="00F50366">
        <w:rPr>
          <w:rFonts w:ascii="Times New Roman" w:hAnsi="Times New Roman" w:cs="Times New Roman"/>
        </w:rPr>
        <w:t>Tukey</w:t>
      </w:r>
      <w:proofErr w:type="spellEnd"/>
      <w:r w:rsidR="00CE2F9B" w:rsidRPr="00F50366">
        <w:rPr>
          <w:rFonts w:ascii="Times New Roman" w:hAnsi="Times New Roman" w:cs="Times New Roman"/>
        </w:rPr>
        <w:t xml:space="preserve"> HSD Test </w:t>
      </w:r>
      <w:commentRangeEnd w:id="282"/>
      <w:r>
        <w:rPr>
          <w:rStyle w:val="Kommentarzeichen"/>
        </w:rPr>
        <w:commentReference w:id="282"/>
      </w:r>
      <w:r w:rsidR="00CE2F9B" w:rsidRPr="00F50366">
        <w:rPr>
          <w:rFonts w:ascii="Times New Roman" w:hAnsi="Times New Roman" w:cs="Times New Roman"/>
        </w:rPr>
        <w:t xml:space="preserve">kombiniert wurde, um die Verhältnisse zwischen den Gruppen zu untersuchen. Wenn die Gruppen keine einheitlichen Varianzen besitzen, wurde eine </w:t>
      </w:r>
      <w:commentRangeStart w:id="283"/>
      <w:proofErr w:type="spellStart"/>
      <w:r w:rsidR="00CE2F9B" w:rsidRPr="00F50366">
        <w:rPr>
          <w:rFonts w:ascii="Times New Roman" w:hAnsi="Times New Roman" w:cs="Times New Roman"/>
        </w:rPr>
        <w:t>Welch’s</w:t>
      </w:r>
      <w:proofErr w:type="spellEnd"/>
      <w:r w:rsidR="00CE2F9B" w:rsidRPr="00F50366">
        <w:rPr>
          <w:rFonts w:ascii="Times New Roman" w:hAnsi="Times New Roman" w:cs="Times New Roman"/>
        </w:rPr>
        <w:t xml:space="preserve"> Varianzanalyse </w:t>
      </w:r>
      <w:commentRangeEnd w:id="283"/>
      <w:r>
        <w:rPr>
          <w:rStyle w:val="Kommentarzeichen"/>
        </w:rPr>
        <w:commentReference w:id="283"/>
      </w:r>
      <w:r w:rsidR="00CE2F9B" w:rsidRPr="00F50366">
        <w:rPr>
          <w:rFonts w:ascii="Times New Roman" w:hAnsi="Times New Roman" w:cs="Times New Roman"/>
        </w:rPr>
        <w:t xml:space="preserve">durchgeführt. Konnten innerhalb der </w:t>
      </w:r>
      <w:proofErr w:type="spellStart"/>
      <w:r w:rsidR="00CE2F9B" w:rsidRPr="00F50366">
        <w:rPr>
          <w:rFonts w:ascii="Times New Roman" w:hAnsi="Times New Roman" w:cs="Times New Roman"/>
        </w:rPr>
        <w:t>Welch’s</w:t>
      </w:r>
      <w:proofErr w:type="spellEnd"/>
      <w:r w:rsidR="00CE2F9B" w:rsidRPr="00F50366">
        <w:rPr>
          <w:rFonts w:ascii="Times New Roman" w:hAnsi="Times New Roman" w:cs="Times New Roman"/>
        </w:rPr>
        <w:t xml:space="preserve"> Varianzanalyse signifikante Unterschiede zwischen den Gruppen festgestellt werden, wurde ein </w:t>
      </w:r>
      <w:commentRangeStart w:id="284"/>
      <w:r w:rsidR="00CE2F9B" w:rsidRPr="00F50366">
        <w:rPr>
          <w:rFonts w:ascii="Times New Roman" w:hAnsi="Times New Roman" w:cs="Times New Roman"/>
        </w:rPr>
        <w:t xml:space="preserve">Games Howell Test </w:t>
      </w:r>
      <w:commentRangeEnd w:id="284"/>
      <w:r>
        <w:rPr>
          <w:rStyle w:val="Kommentarzeichen"/>
        </w:rPr>
        <w:commentReference w:id="284"/>
      </w:r>
      <w:r w:rsidR="00CE2F9B" w:rsidRPr="00F50366">
        <w:rPr>
          <w:rFonts w:ascii="Times New Roman" w:hAnsi="Times New Roman" w:cs="Times New Roman"/>
        </w:rPr>
        <w:t>nachfolgend durchgeführt, um die Verhältnisse der einzelnen Gruppen zu untersuchen.</w:t>
      </w:r>
    </w:p>
    <w:p w14:paraId="1D8A6596" w14:textId="77777777" w:rsidR="00CE2F9B" w:rsidRPr="00F50366" w:rsidRDefault="00CE2F9B" w:rsidP="00B43B35">
      <w:pPr>
        <w:spacing w:line="360" w:lineRule="auto"/>
        <w:jc w:val="both"/>
        <w:rPr>
          <w:rFonts w:ascii="Times New Roman" w:hAnsi="Times New Roman" w:cs="Times New Roman"/>
          <w:b/>
        </w:rPr>
      </w:pPr>
      <w:r w:rsidRPr="00F50366">
        <w:rPr>
          <w:rFonts w:ascii="Times New Roman" w:hAnsi="Times New Roman" w:cs="Times New Roman"/>
          <w:b/>
        </w:rPr>
        <w:lastRenderedPageBreak/>
        <w:t xml:space="preserve">2.1.5 Probit-Analyse </w:t>
      </w:r>
    </w:p>
    <w:p w14:paraId="62B75139" w14:textId="43D253A9" w:rsidR="00CE2F9B" w:rsidRPr="00F50366" w:rsidRDefault="00CE2F9B" w:rsidP="00B43B35">
      <w:pPr>
        <w:spacing w:line="360" w:lineRule="auto"/>
        <w:jc w:val="both"/>
        <w:rPr>
          <w:rFonts w:ascii="Times New Roman" w:hAnsi="Times New Roman" w:cs="Times New Roman"/>
        </w:rPr>
      </w:pPr>
      <w:r w:rsidRPr="00F50366">
        <w:rPr>
          <w:rFonts w:ascii="Times New Roman" w:hAnsi="Times New Roman" w:cs="Times New Roman"/>
        </w:rPr>
        <w:t>Die Probit-Analyse ist ein statistisches Modell, welches binäre Fälle (0 und 1) mit einer fortlaufenden Variable</w:t>
      </w:r>
      <w:del w:id="285" w:author="Iris Bachmann" w:date="2023-01-17T14:50:00Z">
        <w:r w:rsidRPr="00F50366" w:rsidDel="0048476B">
          <w:rPr>
            <w:rFonts w:ascii="Times New Roman" w:hAnsi="Times New Roman" w:cs="Times New Roman"/>
          </w:rPr>
          <w:delText>n</w:delText>
        </w:r>
      </w:del>
      <w:r w:rsidRPr="00F50366">
        <w:rPr>
          <w:rFonts w:ascii="Times New Roman" w:hAnsi="Times New Roman" w:cs="Times New Roman"/>
        </w:rPr>
        <w:t xml:space="preserve"> in Verbindung bringt. Dabei wird die </w:t>
      </w:r>
      <w:r w:rsidR="000623DC" w:rsidRPr="00F50366">
        <w:rPr>
          <w:rFonts w:ascii="Times New Roman" w:hAnsi="Times New Roman" w:cs="Times New Roman"/>
        </w:rPr>
        <w:t>Gauß’sche</w:t>
      </w:r>
      <w:r w:rsidRPr="00F50366">
        <w:rPr>
          <w:rFonts w:ascii="Times New Roman" w:hAnsi="Times New Roman" w:cs="Times New Roman"/>
        </w:rPr>
        <w:t xml:space="preserve"> Normalverteilungsfunktion </w:t>
      </w:r>
      <w:r w:rsidRPr="00F50366">
        <w:rPr>
          <w:rFonts w:ascii="Cambria Math" w:hAnsi="Cambria Math" w:cs="Cambria Math"/>
        </w:rPr>
        <w:t>𝜙</w:t>
      </w:r>
      <w:r w:rsidRPr="00F50366">
        <w:rPr>
          <w:rFonts w:ascii="Times New Roman" w:hAnsi="Times New Roman" w:cs="Times New Roman"/>
        </w:rPr>
        <w:t xml:space="preserve">, welche durch die Formel </w:t>
      </w:r>
      <w:ins w:id="286" w:author="Iris Bachmann" w:date="2023-01-17T14:50:00Z">
        <w:r w:rsidR="0048476B">
          <w:rPr>
            <w:rFonts w:ascii="Times New Roman" w:hAnsi="Times New Roman" w:cs="Times New Roman"/>
          </w:rPr>
          <w:t xml:space="preserve">a </w:t>
        </w:r>
      </w:ins>
      <w:commentRangeStart w:id="287"/>
      <w:r w:rsidRPr="00F50366">
        <w:rPr>
          <w:rFonts w:ascii="Cambria Math" w:hAnsi="Cambria Math" w:cs="Cambria Math"/>
        </w:rPr>
        <w:t>𝑝</w:t>
      </w:r>
      <w:r w:rsidRPr="00F50366">
        <w:rPr>
          <w:rFonts w:ascii="Times New Roman" w:hAnsi="Times New Roman" w:cs="Times New Roman"/>
        </w:rPr>
        <w:t xml:space="preserve"> = </w:t>
      </w:r>
      <w:proofErr w:type="gramStart"/>
      <w:r w:rsidRPr="00F50366">
        <w:rPr>
          <w:rFonts w:ascii="Cambria Math" w:hAnsi="Cambria Math" w:cs="Cambria Math"/>
        </w:rPr>
        <w:t>𝜙</w:t>
      </w:r>
      <w:r w:rsidRPr="00F50366">
        <w:rPr>
          <w:rFonts w:ascii="Times New Roman" w:hAnsi="Times New Roman" w:cs="Times New Roman"/>
        </w:rPr>
        <w:t>(</w:t>
      </w:r>
      <w:proofErr w:type="gramEnd"/>
      <w:r w:rsidRPr="00F50366">
        <w:rPr>
          <w:rFonts w:ascii="Cambria Math" w:hAnsi="Cambria Math" w:cs="Cambria Math"/>
        </w:rPr>
        <w:t>𝛼</w:t>
      </w:r>
      <w:r w:rsidRPr="00F50366">
        <w:rPr>
          <w:rFonts w:ascii="Times New Roman" w:hAnsi="Times New Roman" w:cs="Times New Roman"/>
        </w:rPr>
        <w:t xml:space="preserve"> + </w:t>
      </w:r>
      <w:r w:rsidRPr="00F50366">
        <w:rPr>
          <w:rFonts w:ascii="Cambria Math" w:hAnsi="Cambria Math" w:cs="Cambria Math"/>
        </w:rPr>
        <w:t>𝛽𝑥</w:t>
      </w:r>
      <w:r w:rsidRPr="00F50366">
        <w:rPr>
          <w:rFonts w:ascii="Times New Roman" w:hAnsi="Times New Roman" w:cs="Times New Roman"/>
        </w:rPr>
        <w:t xml:space="preserve">) </w:t>
      </w:r>
      <w:commentRangeEnd w:id="287"/>
      <w:r w:rsidR="0048476B">
        <w:rPr>
          <w:rStyle w:val="Kommentarzeichen"/>
        </w:rPr>
        <w:commentReference w:id="287"/>
      </w:r>
      <w:r w:rsidRPr="00F50366">
        <w:rPr>
          <w:rFonts w:ascii="Times New Roman" w:hAnsi="Times New Roman" w:cs="Times New Roman"/>
        </w:rPr>
        <w:t>beschrieben wird, auf die Regression angewendet (Bingham and Fry</w:t>
      </w:r>
      <w:ins w:id="288" w:author="Gregory Dame" w:date="2023-01-05T17:00:00Z">
        <w:r w:rsidR="00C458BF">
          <w:rPr>
            <w:rFonts w:ascii="Times New Roman" w:hAnsi="Times New Roman" w:cs="Times New Roman"/>
          </w:rPr>
          <w:t>,</w:t>
        </w:r>
      </w:ins>
      <w:r w:rsidRPr="00F50366">
        <w:rPr>
          <w:rFonts w:ascii="Times New Roman" w:hAnsi="Times New Roman" w:cs="Times New Roman"/>
        </w:rPr>
        <w:t xml:space="preserve"> 2010). Die von Bliss (1934) entwickelte Methode wurde ursprünglich für toxikologische Experimente genutzt, um die tödliche Dosis mathematisch zu bestimmen (Bliss</w:t>
      </w:r>
      <w:ins w:id="289" w:author="Gregory Dame" w:date="2023-01-05T17:00:00Z">
        <w:r w:rsidR="00C458BF">
          <w:rPr>
            <w:rFonts w:ascii="Times New Roman" w:hAnsi="Times New Roman" w:cs="Times New Roman"/>
          </w:rPr>
          <w:t>,</w:t>
        </w:r>
      </w:ins>
      <w:r w:rsidRPr="00F50366">
        <w:rPr>
          <w:rFonts w:ascii="Times New Roman" w:hAnsi="Times New Roman" w:cs="Times New Roman"/>
        </w:rPr>
        <w:t xml:space="preserve"> 1934). Aufgrund der gleichen Datenlage lässt sich </w:t>
      </w:r>
      <w:del w:id="290" w:author="Iris Bachmann" w:date="2023-01-17T14:51:00Z">
        <w:r w:rsidRPr="00F50366" w:rsidDel="0048476B">
          <w:rPr>
            <w:rFonts w:ascii="Times New Roman" w:hAnsi="Times New Roman" w:cs="Times New Roman"/>
          </w:rPr>
          <w:delText>jedoch</w:delText>
        </w:r>
      </w:del>
      <w:r w:rsidRPr="00F50366">
        <w:rPr>
          <w:rFonts w:ascii="Times New Roman" w:hAnsi="Times New Roman" w:cs="Times New Roman"/>
        </w:rPr>
        <w:t xml:space="preserve"> dieses mathematische Modell auch verwenden, um das Detektionslimit anhand einer Konzentrationsreihe für ein Nukleinsäure-Amplifikationssystem zu ermitteln. Die Probit-Analyse </w:t>
      </w:r>
      <w:ins w:id="291" w:author="Gregory Dame" w:date="2023-01-05T17:01:00Z">
        <w:r w:rsidR="00C458BF" w:rsidRPr="00F50366">
          <w:rPr>
            <w:rFonts w:ascii="Times New Roman" w:hAnsi="Times New Roman" w:cs="Times New Roman"/>
          </w:rPr>
          <w:t xml:space="preserve">erfolgte </w:t>
        </w:r>
      </w:ins>
      <w:r w:rsidRPr="00F50366">
        <w:rPr>
          <w:rFonts w:ascii="Times New Roman" w:hAnsi="Times New Roman" w:cs="Times New Roman"/>
        </w:rPr>
        <w:t xml:space="preserve">anhand </w:t>
      </w:r>
      <w:del w:id="292" w:author="Iris Bachmann" w:date="2023-01-17T14:54:00Z">
        <w:r w:rsidRPr="00F50366" w:rsidDel="00F1064C">
          <w:rPr>
            <w:rFonts w:ascii="Times New Roman" w:hAnsi="Times New Roman" w:cs="Times New Roman"/>
          </w:rPr>
          <w:delText xml:space="preserve">von </w:delText>
        </w:r>
      </w:del>
      <w:ins w:id="293" w:author="Iris Bachmann" w:date="2023-01-17T14:54:00Z">
        <w:r w:rsidR="00F1064C">
          <w:rPr>
            <w:rFonts w:ascii="Times New Roman" w:hAnsi="Times New Roman" w:cs="Times New Roman"/>
          </w:rPr>
          <w:t>der generierten</w:t>
        </w:r>
        <w:r w:rsidR="00F1064C" w:rsidRPr="00F50366">
          <w:rPr>
            <w:rFonts w:ascii="Times New Roman" w:hAnsi="Times New Roman" w:cs="Times New Roman"/>
          </w:rPr>
          <w:t xml:space="preserve"> </w:t>
        </w:r>
      </w:ins>
      <w:r w:rsidRPr="00F50366">
        <w:rPr>
          <w:rFonts w:ascii="Times New Roman" w:hAnsi="Times New Roman" w:cs="Times New Roman"/>
        </w:rPr>
        <w:t xml:space="preserve">Amplifikationsdaten </w:t>
      </w:r>
      <w:del w:id="294" w:author="Gregory Dame" w:date="2023-01-05T17:01:00Z">
        <w:r w:rsidRPr="00F50366" w:rsidDel="00C458BF">
          <w:rPr>
            <w:rFonts w:ascii="Times New Roman" w:hAnsi="Times New Roman" w:cs="Times New Roman"/>
          </w:rPr>
          <w:delText xml:space="preserve">erfolgte </w:delText>
        </w:r>
      </w:del>
      <w:r w:rsidRPr="00F50366">
        <w:rPr>
          <w:rFonts w:ascii="Times New Roman" w:hAnsi="Times New Roman" w:cs="Times New Roman"/>
        </w:rPr>
        <w:t xml:space="preserve">mittels </w:t>
      </w:r>
      <w:del w:id="295" w:author="Iris Bachmann" w:date="2023-01-17T14:52:00Z">
        <w:r w:rsidRPr="00F50366" w:rsidDel="00F1064C">
          <w:rPr>
            <w:rFonts w:ascii="Times New Roman" w:hAnsi="Times New Roman" w:cs="Times New Roman"/>
          </w:rPr>
          <w:delText xml:space="preserve">einer </w:delText>
        </w:r>
      </w:del>
      <w:ins w:id="296" w:author="Iris Bachmann" w:date="2023-01-17T14:52:00Z">
        <w:r w:rsidR="00F1064C">
          <w:rPr>
            <w:rFonts w:ascii="Times New Roman" w:hAnsi="Times New Roman" w:cs="Times New Roman"/>
          </w:rPr>
          <w:t>des</w:t>
        </w:r>
        <w:r w:rsidR="00F1064C" w:rsidRPr="00F50366">
          <w:rPr>
            <w:rFonts w:ascii="Times New Roman" w:hAnsi="Times New Roman" w:cs="Times New Roman"/>
          </w:rPr>
          <w:t xml:space="preserve"> </w:t>
        </w:r>
      </w:ins>
      <w:r w:rsidRPr="00F50366">
        <w:rPr>
          <w:rFonts w:ascii="Times New Roman" w:hAnsi="Times New Roman" w:cs="Times New Roman"/>
        </w:rPr>
        <w:t>R-</w:t>
      </w:r>
      <w:del w:id="297" w:author="Iris Bachmann" w:date="2023-01-17T14:52:00Z">
        <w:r w:rsidRPr="00F50366" w:rsidDel="00F1064C">
          <w:rPr>
            <w:rFonts w:ascii="Times New Roman" w:hAnsi="Times New Roman" w:cs="Times New Roman"/>
          </w:rPr>
          <w:delText>skripts</w:delText>
        </w:r>
      </w:del>
      <w:ins w:id="298" w:author="Iris Bachmann" w:date="2023-01-17T14:52:00Z">
        <w:r w:rsidR="00F1064C">
          <w:rPr>
            <w:rFonts w:ascii="Times New Roman" w:hAnsi="Times New Roman" w:cs="Times New Roman"/>
          </w:rPr>
          <w:t>S</w:t>
        </w:r>
        <w:r w:rsidR="00F1064C" w:rsidRPr="00F50366">
          <w:rPr>
            <w:rFonts w:ascii="Times New Roman" w:hAnsi="Times New Roman" w:cs="Times New Roman"/>
          </w:rPr>
          <w:t>kript</w:t>
        </w:r>
        <w:r w:rsidR="00F1064C">
          <w:rPr>
            <w:rFonts w:ascii="Times New Roman" w:hAnsi="Times New Roman" w:cs="Times New Roman"/>
          </w:rPr>
          <w:t>e</w:t>
        </w:r>
        <w:r w:rsidR="00F1064C" w:rsidRPr="00F50366">
          <w:rPr>
            <w:rFonts w:ascii="Times New Roman" w:hAnsi="Times New Roman" w:cs="Times New Roman"/>
          </w:rPr>
          <w:t>s</w:t>
        </w:r>
      </w:ins>
      <w:r w:rsidRPr="00F50366">
        <w:rPr>
          <w:rFonts w:ascii="Times New Roman" w:hAnsi="Times New Roman" w:cs="Times New Roman"/>
        </w:rPr>
        <w:t xml:space="preserve">, entwickelt </w:t>
      </w:r>
      <w:del w:id="299" w:author="Iris Bachmann" w:date="2023-01-17T14:53:00Z">
        <w:r w:rsidRPr="00F50366" w:rsidDel="00F1064C">
          <w:rPr>
            <w:rFonts w:ascii="Times New Roman" w:hAnsi="Times New Roman" w:cs="Times New Roman"/>
          </w:rPr>
          <w:delText xml:space="preserve">durch </w:delText>
        </w:r>
      </w:del>
      <w:ins w:id="300" w:author="Iris Bachmann" w:date="2023-01-17T14:53:00Z">
        <w:r w:rsidR="00F1064C">
          <w:rPr>
            <w:rFonts w:ascii="Times New Roman" w:hAnsi="Times New Roman" w:cs="Times New Roman"/>
          </w:rPr>
          <w:t>von</w:t>
        </w:r>
        <w:r w:rsidR="00F1064C" w:rsidRPr="00F50366">
          <w:rPr>
            <w:rFonts w:ascii="Times New Roman" w:hAnsi="Times New Roman" w:cs="Times New Roman"/>
          </w:rPr>
          <w:t xml:space="preserve"> </w:t>
        </w:r>
      </w:ins>
      <w:r w:rsidRPr="00F50366">
        <w:rPr>
          <w:rFonts w:ascii="Times New Roman" w:hAnsi="Times New Roman" w:cs="Times New Roman"/>
        </w:rPr>
        <w:t>Ole Behrmann</w:t>
      </w:r>
      <w:del w:id="301" w:author="Iris Bachmann" w:date="2023-01-17T14:54:00Z">
        <w:r w:rsidRPr="00F50366" w:rsidDel="00F1064C">
          <w:rPr>
            <w:rFonts w:ascii="Times New Roman" w:hAnsi="Times New Roman" w:cs="Times New Roman"/>
          </w:rPr>
          <w:delText xml:space="preserve">, beschrieben in </w:delText>
        </w:r>
      </w:del>
      <w:ins w:id="302" w:author="Iris Bachmann" w:date="2023-01-17T14:54:00Z">
        <w:r w:rsidR="00F1064C">
          <w:rPr>
            <w:rFonts w:ascii="Times New Roman" w:hAnsi="Times New Roman" w:cs="Times New Roman"/>
          </w:rPr>
          <w:t>(</w:t>
        </w:r>
      </w:ins>
      <w:r w:rsidRPr="00F50366">
        <w:rPr>
          <w:rFonts w:ascii="Times New Roman" w:hAnsi="Times New Roman" w:cs="Times New Roman"/>
        </w:rPr>
        <w:t xml:space="preserve">Behrmann </w:t>
      </w:r>
      <w:commentRangeStart w:id="303"/>
      <w:r w:rsidRPr="00C458BF">
        <w:rPr>
          <w:rFonts w:ascii="Times New Roman" w:hAnsi="Times New Roman" w:cs="Times New Roman"/>
          <w:i/>
          <w:iCs/>
          <w:rPrChange w:id="304" w:author="Gregory Dame" w:date="2023-01-05T17:01:00Z">
            <w:rPr>
              <w:rFonts w:ascii="Times New Roman" w:hAnsi="Times New Roman" w:cs="Times New Roman"/>
            </w:rPr>
          </w:rPrChange>
        </w:rPr>
        <w:t>et al</w:t>
      </w:r>
      <w:r w:rsidRPr="00F50366">
        <w:rPr>
          <w:rFonts w:ascii="Times New Roman" w:hAnsi="Times New Roman" w:cs="Times New Roman"/>
        </w:rPr>
        <w:t>.</w:t>
      </w:r>
      <w:commentRangeEnd w:id="303"/>
      <w:r w:rsidR="0048476B">
        <w:rPr>
          <w:rStyle w:val="Kommentarzeichen"/>
        </w:rPr>
        <w:commentReference w:id="303"/>
      </w:r>
      <w:r w:rsidRPr="00F50366">
        <w:rPr>
          <w:rFonts w:ascii="Times New Roman" w:hAnsi="Times New Roman" w:cs="Times New Roman"/>
        </w:rPr>
        <w:t xml:space="preserve"> </w:t>
      </w:r>
      <w:del w:id="305" w:author="Iris Bachmann" w:date="2023-01-17T14:54:00Z">
        <w:r w:rsidRPr="00F50366" w:rsidDel="00F1064C">
          <w:rPr>
            <w:rFonts w:ascii="Times New Roman" w:hAnsi="Times New Roman" w:cs="Times New Roman"/>
          </w:rPr>
          <w:delText>(</w:delText>
        </w:r>
      </w:del>
      <w:r w:rsidRPr="00F50366">
        <w:rPr>
          <w:rFonts w:ascii="Times New Roman" w:hAnsi="Times New Roman" w:cs="Times New Roman"/>
        </w:rPr>
        <w:t xml:space="preserve">2020). </w:t>
      </w:r>
      <w:ins w:id="306" w:author="Iris Bachmann" w:date="2023-01-17T14:54:00Z">
        <w:r w:rsidR="00F1064C">
          <w:rPr>
            <w:rFonts w:ascii="Times New Roman" w:hAnsi="Times New Roman" w:cs="Times New Roman"/>
          </w:rPr>
          <w:t xml:space="preserve">Das </w:t>
        </w:r>
      </w:ins>
      <w:commentRangeStart w:id="307"/>
      <w:commentRangeStart w:id="308"/>
      <w:r w:rsidRPr="00F50366">
        <w:rPr>
          <w:rFonts w:ascii="Times New Roman" w:hAnsi="Times New Roman" w:cs="Times New Roman"/>
        </w:rPr>
        <w:t xml:space="preserve">Skript </w:t>
      </w:r>
      <w:ins w:id="309" w:author="Iris Bachmann" w:date="2023-01-17T14:54:00Z">
        <w:r w:rsidR="00F1064C">
          <w:rPr>
            <w:rFonts w:ascii="Times New Roman" w:hAnsi="Times New Roman" w:cs="Times New Roman"/>
          </w:rPr>
          <w:t xml:space="preserve">wurde </w:t>
        </w:r>
      </w:ins>
      <w:r w:rsidRPr="00F50366">
        <w:rPr>
          <w:rFonts w:ascii="Times New Roman" w:hAnsi="Times New Roman" w:cs="Times New Roman"/>
        </w:rPr>
        <w:t xml:space="preserve">modifiziert und an die Daten </w:t>
      </w:r>
      <w:commentRangeStart w:id="310"/>
      <w:r w:rsidRPr="00F50366">
        <w:rPr>
          <w:rFonts w:ascii="Times New Roman" w:hAnsi="Times New Roman" w:cs="Times New Roman"/>
        </w:rPr>
        <w:t xml:space="preserve">angepasst </w:t>
      </w:r>
      <w:commentRangeEnd w:id="310"/>
      <w:r w:rsidR="00F1064C">
        <w:rPr>
          <w:rStyle w:val="Kommentarzeichen"/>
        </w:rPr>
        <w:commentReference w:id="310"/>
      </w:r>
      <w:del w:id="311" w:author="Iris Bachmann" w:date="2023-01-17T14:55:00Z">
        <w:r w:rsidRPr="00F50366" w:rsidDel="00F1064C">
          <w:rPr>
            <w:rFonts w:ascii="Times New Roman" w:hAnsi="Times New Roman" w:cs="Times New Roman"/>
          </w:rPr>
          <w:delText>durch mich</w:delText>
        </w:r>
        <w:commentRangeEnd w:id="307"/>
        <w:r w:rsidR="00C458BF" w:rsidDel="00F1064C">
          <w:rPr>
            <w:rStyle w:val="Kommentarzeichen"/>
          </w:rPr>
          <w:commentReference w:id="307"/>
        </w:r>
        <w:commentRangeEnd w:id="308"/>
        <w:r w:rsidR="00F1064C" w:rsidDel="00F1064C">
          <w:rPr>
            <w:rStyle w:val="Kommentarzeichen"/>
          </w:rPr>
          <w:commentReference w:id="308"/>
        </w:r>
      </w:del>
      <w:r w:rsidRPr="00F50366">
        <w:rPr>
          <w:rFonts w:ascii="Times New Roman" w:hAnsi="Times New Roman" w:cs="Times New Roman"/>
        </w:rPr>
        <w:t>.</w:t>
      </w:r>
    </w:p>
    <w:p w14:paraId="61E0CFAB" w14:textId="25575F3A" w:rsidR="00033925" w:rsidRPr="00F50366" w:rsidRDefault="00033925" w:rsidP="00B43B35">
      <w:pPr>
        <w:spacing w:line="360" w:lineRule="auto"/>
        <w:jc w:val="both"/>
        <w:rPr>
          <w:rFonts w:ascii="Times New Roman" w:hAnsi="Times New Roman" w:cs="Times New Roman"/>
          <w:b/>
        </w:rPr>
      </w:pPr>
      <w:r w:rsidRPr="00F50366">
        <w:rPr>
          <w:rFonts w:ascii="Times New Roman" w:hAnsi="Times New Roman" w:cs="Times New Roman"/>
          <w:b/>
        </w:rPr>
        <w:t>2.2 Herstell</w:t>
      </w:r>
      <w:ins w:id="312" w:author="Iris Bachmann" w:date="2023-01-17T14:48:00Z">
        <w:r w:rsidR="0048476B">
          <w:rPr>
            <w:rFonts w:ascii="Times New Roman" w:hAnsi="Times New Roman" w:cs="Times New Roman"/>
            <w:b/>
          </w:rPr>
          <w:t>ung</w:t>
        </w:r>
      </w:ins>
      <w:del w:id="313" w:author="Iris Bachmann" w:date="2023-01-17T14:48:00Z">
        <w:r w:rsidRPr="00F50366" w:rsidDel="0048476B">
          <w:rPr>
            <w:rFonts w:ascii="Times New Roman" w:hAnsi="Times New Roman" w:cs="Times New Roman"/>
            <w:b/>
          </w:rPr>
          <w:delText>en</w:delText>
        </w:r>
      </w:del>
      <w:r w:rsidRPr="00F50366">
        <w:rPr>
          <w:rFonts w:ascii="Times New Roman" w:hAnsi="Times New Roman" w:cs="Times New Roman"/>
          <w:b/>
        </w:rPr>
        <w:t xml:space="preserve"> </w:t>
      </w:r>
      <w:del w:id="314" w:author="Iris Bachmann" w:date="2023-01-17T14:48:00Z">
        <w:r w:rsidRPr="00F50366" w:rsidDel="0048476B">
          <w:rPr>
            <w:rFonts w:ascii="Times New Roman" w:hAnsi="Times New Roman" w:cs="Times New Roman"/>
            <w:b/>
          </w:rPr>
          <w:delText xml:space="preserve">der </w:delText>
        </w:r>
      </w:del>
      <w:ins w:id="315" w:author="Iris Bachmann" w:date="2023-01-17T14:48:00Z">
        <w:r w:rsidR="0048476B">
          <w:rPr>
            <w:rFonts w:ascii="Times New Roman" w:hAnsi="Times New Roman" w:cs="Times New Roman"/>
            <w:b/>
          </w:rPr>
          <w:t>synthetischer</w:t>
        </w:r>
        <w:r w:rsidR="0048476B" w:rsidRPr="00F50366">
          <w:rPr>
            <w:rFonts w:ascii="Times New Roman" w:hAnsi="Times New Roman" w:cs="Times New Roman"/>
            <w:b/>
          </w:rPr>
          <w:t xml:space="preserve"> </w:t>
        </w:r>
      </w:ins>
      <w:r w:rsidRPr="00F50366">
        <w:rPr>
          <w:rFonts w:ascii="Times New Roman" w:hAnsi="Times New Roman" w:cs="Times New Roman"/>
          <w:b/>
        </w:rPr>
        <w:t xml:space="preserve">RNA-Standards </w:t>
      </w:r>
    </w:p>
    <w:p w14:paraId="26DFB9B3" w14:textId="559D7505" w:rsidR="00033925" w:rsidRPr="00F50366" w:rsidRDefault="00033925" w:rsidP="00B43B35">
      <w:pPr>
        <w:spacing w:line="360" w:lineRule="auto"/>
        <w:jc w:val="both"/>
        <w:rPr>
          <w:rFonts w:ascii="Times New Roman" w:hAnsi="Times New Roman" w:cs="Times New Roman"/>
        </w:rPr>
      </w:pPr>
      <w:del w:id="316" w:author="Gregory Dame" w:date="2023-01-05T17:11:00Z">
        <w:r w:rsidRPr="00C458BF" w:rsidDel="00C458BF">
          <w:rPr>
            <w:rFonts w:ascii="Times New Roman" w:hAnsi="Times New Roman" w:cs="Times New Roman"/>
            <w:color w:val="000000" w:themeColor="text1"/>
            <w:rPrChange w:id="317" w:author="Gregory Dame" w:date="2023-01-05T17:08:00Z">
              <w:rPr>
                <w:rFonts w:ascii="Times New Roman" w:hAnsi="Times New Roman" w:cs="Times New Roman"/>
                <w:color w:val="FF0000"/>
              </w:rPr>
            </w:rPrChange>
          </w:rPr>
          <w:delText>Für die</w:delText>
        </w:r>
      </w:del>
      <w:ins w:id="318" w:author="Gregory Dame" w:date="2023-01-05T17:11:00Z">
        <w:r w:rsidR="00C458BF">
          <w:rPr>
            <w:rFonts w:ascii="Times New Roman" w:hAnsi="Times New Roman" w:cs="Times New Roman"/>
            <w:color w:val="000000" w:themeColor="text1"/>
          </w:rPr>
          <w:t>Zur</w:t>
        </w:r>
      </w:ins>
      <w:r w:rsidRPr="00C458BF">
        <w:rPr>
          <w:rFonts w:ascii="Times New Roman" w:hAnsi="Times New Roman" w:cs="Times New Roman"/>
          <w:color w:val="000000" w:themeColor="text1"/>
          <w:rPrChange w:id="319" w:author="Gregory Dame" w:date="2023-01-05T17:08:00Z">
            <w:rPr>
              <w:rFonts w:ascii="Times New Roman" w:hAnsi="Times New Roman" w:cs="Times New Roman"/>
              <w:color w:val="FF0000"/>
            </w:rPr>
          </w:rPrChange>
        </w:rPr>
        <w:t xml:space="preserve"> Etablierung und Optimierung der RPA-Protokolle ist es </w:t>
      </w:r>
      <w:del w:id="320" w:author="Gregory Dame" w:date="2023-01-05T17:09:00Z">
        <w:r w:rsidRPr="00C458BF" w:rsidDel="00C458BF">
          <w:rPr>
            <w:rFonts w:ascii="Times New Roman" w:hAnsi="Times New Roman" w:cs="Times New Roman"/>
            <w:color w:val="000000" w:themeColor="text1"/>
            <w:rPrChange w:id="321" w:author="Gregory Dame" w:date="2023-01-05T17:08:00Z">
              <w:rPr>
                <w:rFonts w:ascii="Times New Roman" w:hAnsi="Times New Roman" w:cs="Times New Roman"/>
                <w:color w:val="FF0000"/>
              </w:rPr>
            </w:rPrChange>
          </w:rPr>
          <w:delText>nötig,</w:delText>
        </w:r>
      </w:del>
      <w:ins w:id="322" w:author="Gregory Dame" w:date="2023-01-05T17:09:00Z">
        <w:r w:rsidR="00C458BF">
          <w:rPr>
            <w:rFonts w:ascii="Times New Roman" w:hAnsi="Times New Roman" w:cs="Times New Roman"/>
            <w:color w:val="000000" w:themeColor="text1"/>
          </w:rPr>
          <w:t>notwendig</w:t>
        </w:r>
      </w:ins>
      <w:r w:rsidRPr="00C458BF">
        <w:rPr>
          <w:rFonts w:ascii="Times New Roman" w:hAnsi="Times New Roman" w:cs="Times New Roman"/>
          <w:color w:val="000000" w:themeColor="text1"/>
          <w:rPrChange w:id="323" w:author="Gregory Dame" w:date="2023-01-05T17:08:00Z">
            <w:rPr>
              <w:rFonts w:ascii="Times New Roman" w:hAnsi="Times New Roman" w:cs="Times New Roman"/>
              <w:color w:val="FF0000"/>
            </w:rPr>
          </w:rPrChange>
        </w:rPr>
        <w:t xml:space="preserve"> eine </w:t>
      </w:r>
      <w:ins w:id="324" w:author="Gregory Dame" w:date="2023-01-05T17:13:00Z">
        <w:r w:rsidR="00C458BF">
          <w:rPr>
            <w:rFonts w:ascii="Times New Roman" w:hAnsi="Times New Roman" w:cs="Times New Roman"/>
            <w:color w:val="000000" w:themeColor="text1"/>
          </w:rPr>
          <w:t xml:space="preserve">exakt </w:t>
        </w:r>
      </w:ins>
      <w:r w:rsidRPr="00C458BF">
        <w:rPr>
          <w:rFonts w:ascii="Times New Roman" w:hAnsi="Times New Roman" w:cs="Times New Roman"/>
          <w:color w:val="000000" w:themeColor="text1"/>
          <w:rPrChange w:id="325" w:author="Gregory Dame" w:date="2023-01-05T17:08:00Z">
            <w:rPr>
              <w:rFonts w:ascii="Times New Roman" w:hAnsi="Times New Roman" w:cs="Times New Roman"/>
              <w:color w:val="FF0000"/>
            </w:rPr>
          </w:rPrChange>
        </w:rPr>
        <w:t xml:space="preserve">definierte Menge amplifizierbarer </w:t>
      </w:r>
      <w:del w:id="326" w:author="Iris Bachmann" w:date="2023-01-17T14:56:00Z">
        <w:r w:rsidRPr="00C458BF" w:rsidDel="00F1064C">
          <w:rPr>
            <w:rFonts w:ascii="Times New Roman" w:hAnsi="Times New Roman" w:cs="Times New Roman"/>
            <w:color w:val="000000" w:themeColor="text1"/>
            <w:rPrChange w:id="327" w:author="Gregory Dame" w:date="2023-01-05T17:08:00Z">
              <w:rPr>
                <w:rFonts w:ascii="Times New Roman" w:hAnsi="Times New Roman" w:cs="Times New Roman"/>
                <w:color w:val="FF0000"/>
              </w:rPr>
            </w:rPrChange>
          </w:rPr>
          <w:delText>viral</w:delText>
        </w:r>
      </w:del>
      <w:ins w:id="328" w:author="Gregory Dame" w:date="2023-01-05T17:09:00Z">
        <w:del w:id="329" w:author="Iris Bachmann" w:date="2023-01-17T14:56:00Z">
          <w:r w:rsidR="00C458BF" w:rsidDel="00F1064C">
            <w:rPr>
              <w:rFonts w:ascii="Times New Roman" w:hAnsi="Times New Roman" w:cs="Times New Roman"/>
              <w:color w:val="000000" w:themeColor="text1"/>
            </w:rPr>
            <w:delText xml:space="preserve"> basierter</w:delText>
          </w:r>
        </w:del>
      </w:ins>
      <w:del w:id="330" w:author="Iris Bachmann" w:date="2023-01-17T14:56:00Z">
        <w:r w:rsidRPr="00C458BF" w:rsidDel="00F1064C">
          <w:rPr>
            <w:rFonts w:ascii="Times New Roman" w:hAnsi="Times New Roman" w:cs="Times New Roman"/>
            <w:color w:val="000000" w:themeColor="text1"/>
            <w:rPrChange w:id="331" w:author="Gregory Dame" w:date="2023-01-05T17:08:00Z">
              <w:rPr>
                <w:rFonts w:ascii="Times New Roman" w:hAnsi="Times New Roman" w:cs="Times New Roman"/>
                <w:color w:val="FF0000"/>
              </w:rPr>
            </w:rPrChange>
          </w:rPr>
          <w:delText>er Nukleinsäure</w:delText>
        </w:r>
      </w:del>
      <w:ins w:id="332" w:author="Iris Bachmann" w:date="2023-01-17T14:56:00Z">
        <w:r w:rsidR="00F1064C">
          <w:rPr>
            <w:rFonts w:ascii="Times New Roman" w:hAnsi="Times New Roman" w:cs="Times New Roman"/>
            <w:color w:val="000000" w:themeColor="text1"/>
          </w:rPr>
          <w:t>RNA</w:t>
        </w:r>
      </w:ins>
      <w:r w:rsidRPr="00C458BF">
        <w:rPr>
          <w:rFonts w:ascii="Times New Roman" w:hAnsi="Times New Roman" w:cs="Times New Roman"/>
          <w:color w:val="000000" w:themeColor="text1"/>
          <w:rPrChange w:id="333" w:author="Gregory Dame" w:date="2023-01-05T17:08:00Z">
            <w:rPr>
              <w:rFonts w:ascii="Times New Roman" w:hAnsi="Times New Roman" w:cs="Times New Roman"/>
              <w:color w:val="FF0000"/>
            </w:rPr>
          </w:rPrChange>
        </w:rPr>
        <w:t xml:space="preserve">-Moleküle </w:t>
      </w:r>
      <w:r w:rsidR="003857AD" w:rsidRPr="00C458BF">
        <w:rPr>
          <w:rFonts w:ascii="Times New Roman" w:hAnsi="Times New Roman" w:cs="Times New Roman"/>
          <w:color w:val="000000" w:themeColor="text1"/>
          <w:rPrChange w:id="334" w:author="Gregory Dame" w:date="2023-01-05T17:08:00Z">
            <w:rPr>
              <w:rFonts w:ascii="Times New Roman" w:hAnsi="Times New Roman" w:cs="Times New Roman"/>
              <w:color w:val="FF0000"/>
            </w:rPr>
          </w:rPrChange>
        </w:rPr>
        <w:t>einzusetzen</w:t>
      </w:r>
      <w:r w:rsidRPr="00C458BF">
        <w:rPr>
          <w:rFonts w:ascii="Times New Roman" w:hAnsi="Times New Roman" w:cs="Times New Roman"/>
          <w:color w:val="000000" w:themeColor="text1"/>
          <w:rPrChange w:id="335" w:author="Gregory Dame" w:date="2023-01-05T17:08:00Z">
            <w:rPr>
              <w:rFonts w:ascii="Times New Roman" w:hAnsi="Times New Roman" w:cs="Times New Roman"/>
              <w:color w:val="FF0000"/>
            </w:rPr>
          </w:rPrChange>
        </w:rPr>
        <w:t xml:space="preserve">, </w:t>
      </w:r>
      <w:del w:id="336" w:author="Gregory Dame" w:date="2023-01-05T17:09:00Z">
        <w:r w:rsidRPr="00C458BF" w:rsidDel="00C458BF">
          <w:rPr>
            <w:rFonts w:ascii="Times New Roman" w:hAnsi="Times New Roman" w:cs="Times New Roman"/>
            <w:color w:val="000000" w:themeColor="text1"/>
            <w:rPrChange w:id="337" w:author="Gregory Dame" w:date="2023-01-05T17:08:00Z">
              <w:rPr>
                <w:rFonts w:ascii="Times New Roman" w:hAnsi="Times New Roman" w:cs="Times New Roman"/>
                <w:color w:val="FF0000"/>
              </w:rPr>
            </w:rPrChange>
          </w:rPr>
          <w:delText>um so</w:delText>
        </w:r>
      </w:del>
      <w:ins w:id="338" w:author="Gregory Dame" w:date="2023-01-05T17:09:00Z">
        <w:r w:rsidR="00C458BF">
          <w:rPr>
            <w:rFonts w:ascii="Times New Roman" w:hAnsi="Times New Roman" w:cs="Times New Roman"/>
            <w:color w:val="000000" w:themeColor="text1"/>
          </w:rPr>
          <w:t>damit</w:t>
        </w:r>
      </w:ins>
      <w:r w:rsidRPr="00C458BF">
        <w:rPr>
          <w:rFonts w:ascii="Times New Roman" w:hAnsi="Times New Roman" w:cs="Times New Roman"/>
          <w:color w:val="000000" w:themeColor="text1"/>
          <w:rPrChange w:id="339" w:author="Gregory Dame" w:date="2023-01-05T17:08:00Z">
            <w:rPr>
              <w:rFonts w:ascii="Times New Roman" w:hAnsi="Times New Roman" w:cs="Times New Roman"/>
              <w:color w:val="FF0000"/>
            </w:rPr>
          </w:rPrChange>
        </w:rPr>
        <w:t xml:space="preserve"> eine Vergleichbarkeit </w:t>
      </w:r>
      <w:del w:id="340" w:author="Gregory Dame" w:date="2023-01-05T17:11:00Z">
        <w:r w:rsidRPr="00C458BF" w:rsidDel="00C458BF">
          <w:rPr>
            <w:rFonts w:ascii="Times New Roman" w:hAnsi="Times New Roman" w:cs="Times New Roman"/>
            <w:color w:val="000000" w:themeColor="text1"/>
            <w:rPrChange w:id="341" w:author="Gregory Dame" w:date="2023-01-05T17:08:00Z">
              <w:rPr>
                <w:rFonts w:ascii="Times New Roman" w:hAnsi="Times New Roman" w:cs="Times New Roman"/>
                <w:color w:val="FF0000"/>
              </w:rPr>
            </w:rPrChange>
          </w:rPr>
          <w:delText>zu an</w:delText>
        </w:r>
      </w:del>
      <w:r w:rsidRPr="00C458BF">
        <w:rPr>
          <w:rFonts w:ascii="Times New Roman" w:hAnsi="Times New Roman" w:cs="Times New Roman"/>
          <w:color w:val="000000" w:themeColor="text1"/>
          <w:rPrChange w:id="342" w:author="Gregory Dame" w:date="2023-01-05T17:08:00Z">
            <w:rPr>
              <w:rFonts w:ascii="Times New Roman" w:hAnsi="Times New Roman" w:cs="Times New Roman"/>
              <w:color w:val="FF0000"/>
            </w:rPr>
          </w:rPrChange>
        </w:rPr>
        <w:t>der</w:t>
      </w:r>
      <w:del w:id="343" w:author="Gregory Dame" w:date="2023-01-05T17:11:00Z">
        <w:r w:rsidRPr="00C458BF" w:rsidDel="00C458BF">
          <w:rPr>
            <w:rFonts w:ascii="Times New Roman" w:hAnsi="Times New Roman" w:cs="Times New Roman"/>
            <w:color w:val="000000" w:themeColor="text1"/>
            <w:rPrChange w:id="344" w:author="Gregory Dame" w:date="2023-01-05T17:08:00Z">
              <w:rPr>
                <w:rFonts w:ascii="Times New Roman" w:hAnsi="Times New Roman" w:cs="Times New Roman"/>
                <w:color w:val="FF0000"/>
              </w:rPr>
            </w:rPrChange>
          </w:rPr>
          <w:delText>en</w:delText>
        </w:r>
      </w:del>
      <w:r w:rsidRPr="00C458BF">
        <w:rPr>
          <w:rFonts w:ascii="Times New Roman" w:hAnsi="Times New Roman" w:cs="Times New Roman"/>
          <w:color w:val="000000" w:themeColor="text1"/>
          <w:rPrChange w:id="345" w:author="Gregory Dame" w:date="2023-01-05T17:08:00Z">
            <w:rPr>
              <w:rFonts w:ascii="Times New Roman" w:hAnsi="Times New Roman" w:cs="Times New Roman"/>
              <w:color w:val="FF0000"/>
            </w:rPr>
          </w:rPrChange>
        </w:rPr>
        <w:t xml:space="preserve"> Protokolle</w:t>
      </w:r>
      <w:del w:id="346" w:author="Gregory Dame" w:date="2023-01-05T17:11:00Z">
        <w:r w:rsidRPr="00C458BF" w:rsidDel="00C458BF">
          <w:rPr>
            <w:rFonts w:ascii="Times New Roman" w:hAnsi="Times New Roman" w:cs="Times New Roman"/>
            <w:color w:val="000000" w:themeColor="text1"/>
            <w:rPrChange w:id="347" w:author="Gregory Dame" w:date="2023-01-05T17:08:00Z">
              <w:rPr>
                <w:rFonts w:ascii="Times New Roman" w:hAnsi="Times New Roman" w:cs="Times New Roman"/>
                <w:color w:val="FF0000"/>
              </w:rPr>
            </w:rPrChange>
          </w:rPr>
          <w:delText xml:space="preserve">n </w:delText>
        </w:r>
      </w:del>
      <w:del w:id="348" w:author="Gregory Dame" w:date="2023-01-05T17:09:00Z">
        <w:r w:rsidRPr="00C458BF" w:rsidDel="00C458BF">
          <w:rPr>
            <w:rFonts w:ascii="Times New Roman" w:hAnsi="Times New Roman" w:cs="Times New Roman"/>
            <w:color w:val="000000" w:themeColor="text1"/>
            <w:rPrChange w:id="349" w:author="Gregory Dame" w:date="2023-01-05T17:08:00Z">
              <w:rPr>
                <w:rFonts w:ascii="Times New Roman" w:hAnsi="Times New Roman" w:cs="Times New Roman"/>
                <w:color w:val="FF0000"/>
              </w:rPr>
            </w:rPrChange>
          </w:rPr>
          <w:delText>herzu</w:delText>
        </w:r>
      </w:del>
      <w:del w:id="350" w:author="Gregory Dame" w:date="2023-01-05T17:11:00Z">
        <w:r w:rsidRPr="00C458BF" w:rsidDel="00C458BF">
          <w:rPr>
            <w:rFonts w:ascii="Times New Roman" w:hAnsi="Times New Roman" w:cs="Times New Roman"/>
            <w:color w:val="000000" w:themeColor="text1"/>
            <w:rPrChange w:id="351" w:author="Gregory Dame" w:date="2023-01-05T17:08:00Z">
              <w:rPr>
                <w:rFonts w:ascii="Times New Roman" w:hAnsi="Times New Roman" w:cs="Times New Roman"/>
                <w:color w:val="FF0000"/>
              </w:rPr>
            </w:rPrChange>
          </w:rPr>
          <w:delText>stellen</w:delText>
        </w:r>
      </w:del>
      <w:ins w:id="352" w:author="Gregory Dame" w:date="2023-01-05T17:12:00Z">
        <w:r w:rsidR="00C458BF">
          <w:rPr>
            <w:rFonts w:ascii="Times New Roman" w:hAnsi="Times New Roman" w:cs="Times New Roman"/>
            <w:color w:val="000000" w:themeColor="text1"/>
          </w:rPr>
          <w:t xml:space="preserve"> ermöglicht wird</w:t>
        </w:r>
      </w:ins>
      <w:r w:rsidRPr="00C458BF">
        <w:rPr>
          <w:rFonts w:ascii="Times New Roman" w:hAnsi="Times New Roman" w:cs="Times New Roman"/>
          <w:color w:val="000000" w:themeColor="text1"/>
          <w:rPrChange w:id="353" w:author="Gregory Dame" w:date="2023-01-05T17:08:00Z">
            <w:rPr>
              <w:rFonts w:ascii="Times New Roman" w:hAnsi="Times New Roman" w:cs="Times New Roman"/>
              <w:color w:val="FF0000"/>
            </w:rPr>
          </w:rPrChange>
        </w:rPr>
        <w:t>. Dafür wurden</w:t>
      </w:r>
      <w:ins w:id="354" w:author="Iris Bachmann" w:date="2023-01-17T14:57:00Z">
        <w:r w:rsidR="00F1064C">
          <w:rPr>
            <w:rFonts w:ascii="Times New Roman" w:hAnsi="Times New Roman" w:cs="Times New Roman"/>
            <w:color w:val="000000" w:themeColor="text1"/>
          </w:rPr>
          <w:t xml:space="preserve"> in vitro/</w:t>
        </w:r>
      </w:ins>
      <w:r w:rsidRPr="00C458BF">
        <w:rPr>
          <w:rFonts w:ascii="Times New Roman" w:hAnsi="Times New Roman" w:cs="Times New Roman"/>
          <w:color w:val="000000" w:themeColor="text1"/>
          <w:rPrChange w:id="355" w:author="Gregory Dame" w:date="2023-01-05T17:08:00Z">
            <w:rPr>
              <w:rFonts w:ascii="Times New Roman" w:hAnsi="Times New Roman" w:cs="Times New Roman"/>
              <w:color w:val="FF0000"/>
            </w:rPr>
          </w:rPrChange>
        </w:rPr>
        <w:t xml:space="preserve"> </w:t>
      </w:r>
      <w:ins w:id="356" w:author="Iris Bachmann" w:date="2023-01-17T14:57:00Z">
        <w:r w:rsidR="00F1064C">
          <w:rPr>
            <w:rFonts w:ascii="Times New Roman" w:hAnsi="Times New Roman" w:cs="Times New Roman"/>
            <w:color w:val="000000" w:themeColor="text1"/>
          </w:rPr>
          <w:t xml:space="preserve">molekularbiologisch </w:t>
        </w:r>
      </w:ins>
      <w:r w:rsidRPr="00C458BF">
        <w:rPr>
          <w:rFonts w:ascii="Times New Roman" w:hAnsi="Times New Roman" w:cs="Times New Roman"/>
          <w:color w:val="000000" w:themeColor="text1"/>
          <w:rPrChange w:id="357" w:author="Gregory Dame" w:date="2023-01-05T17:08:00Z">
            <w:rPr>
              <w:rFonts w:ascii="Times New Roman" w:hAnsi="Times New Roman" w:cs="Times New Roman"/>
              <w:color w:val="FF0000"/>
            </w:rPr>
          </w:rPrChange>
        </w:rPr>
        <w:t xml:space="preserve">definierte </w:t>
      </w:r>
      <w:ins w:id="358" w:author="Iris Bachmann" w:date="2023-01-17T14:56:00Z">
        <w:r w:rsidR="00F1064C">
          <w:rPr>
            <w:rFonts w:ascii="Times New Roman" w:hAnsi="Times New Roman" w:cs="Times New Roman"/>
            <w:color w:val="000000" w:themeColor="text1"/>
          </w:rPr>
          <w:t>Virus-</w:t>
        </w:r>
      </w:ins>
      <w:r w:rsidRPr="00C458BF">
        <w:rPr>
          <w:rFonts w:ascii="Times New Roman" w:hAnsi="Times New Roman" w:cs="Times New Roman"/>
          <w:color w:val="000000" w:themeColor="text1"/>
          <w:rPrChange w:id="359" w:author="Gregory Dame" w:date="2023-01-05T17:08:00Z">
            <w:rPr>
              <w:rFonts w:ascii="Times New Roman" w:hAnsi="Times New Roman" w:cs="Times New Roman"/>
              <w:color w:val="FF0000"/>
            </w:rPr>
          </w:rPrChange>
        </w:rPr>
        <w:t>RNA-Standards der zu amplifizierenden Nukleinsäure</w:t>
      </w:r>
      <w:ins w:id="360" w:author="Iris Bachmann" w:date="2023-01-17T14:57:00Z">
        <w:r w:rsidR="00F1064C">
          <w:rPr>
            <w:rFonts w:ascii="Times New Roman" w:hAnsi="Times New Roman" w:cs="Times New Roman"/>
            <w:color w:val="000000" w:themeColor="text1"/>
          </w:rPr>
          <w:t>n</w:t>
        </w:r>
      </w:ins>
      <w:r w:rsidRPr="00C458BF">
        <w:rPr>
          <w:rFonts w:ascii="Times New Roman" w:hAnsi="Times New Roman" w:cs="Times New Roman"/>
          <w:color w:val="000000" w:themeColor="text1"/>
          <w:rPrChange w:id="361" w:author="Gregory Dame" w:date="2023-01-05T17:08:00Z">
            <w:rPr>
              <w:rFonts w:ascii="Times New Roman" w:hAnsi="Times New Roman" w:cs="Times New Roman"/>
              <w:color w:val="FF0000"/>
            </w:rPr>
          </w:rPrChange>
        </w:rPr>
        <w:t xml:space="preserve"> hergestellt</w:t>
      </w:r>
      <w:r w:rsidRPr="00C458BF">
        <w:rPr>
          <w:rFonts w:ascii="Times New Roman" w:hAnsi="Times New Roman" w:cs="Times New Roman"/>
          <w:color w:val="000000" w:themeColor="text1"/>
          <w:rPrChange w:id="362" w:author="Gregory Dame" w:date="2023-01-05T17:08:00Z">
            <w:rPr>
              <w:rFonts w:ascii="Times New Roman" w:hAnsi="Times New Roman" w:cs="Times New Roman"/>
            </w:rPr>
          </w:rPrChange>
        </w:rPr>
        <w:t xml:space="preserve">. Die </w:t>
      </w:r>
      <w:r w:rsidRPr="00F50366">
        <w:rPr>
          <w:rFonts w:ascii="Times New Roman" w:hAnsi="Times New Roman" w:cs="Times New Roman"/>
        </w:rPr>
        <w:t>RNA</w:t>
      </w:r>
      <w:r w:rsidR="00FB3450" w:rsidRPr="00F50366">
        <w:rPr>
          <w:rFonts w:ascii="Times New Roman" w:hAnsi="Times New Roman" w:cs="Times New Roman"/>
        </w:rPr>
        <w:t>-</w:t>
      </w:r>
      <w:r w:rsidRPr="00F50366">
        <w:rPr>
          <w:rFonts w:ascii="Times New Roman" w:hAnsi="Times New Roman" w:cs="Times New Roman"/>
        </w:rPr>
        <w:t xml:space="preserve">Standards für das Influenza A Virus wurden wie in den nachfolgenden Kapiteln beschrieben hergestellt. </w:t>
      </w:r>
      <w:del w:id="363" w:author="Iris Bachmann" w:date="2023-01-18T08:59:00Z">
        <w:r w:rsidRPr="00F50366" w:rsidDel="0027240A">
          <w:rPr>
            <w:rFonts w:ascii="Times New Roman" w:hAnsi="Times New Roman" w:cs="Times New Roman"/>
          </w:rPr>
          <w:delText xml:space="preserve">Für </w:delText>
        </w:r>
      </w:del>
      <w:ins w:id="364" w:author="Iris Bachmann" w:date="2023-01-18T08:59:00Z">
        <w:r w:rsidR="0027240A">
          <w:rPr>
            <w:rFonts w:ascii="Times New Roman" w:hAnsi="Times New Roman" w:cs="Times New Roman"/>
          </w:rPr>
          <w:t>Da f</w:t>
        </w:r>
        <w:r w:rsidR="0027240A" w:rsidRPr="00F50366">
          <w:rPr>
            <w:rFonts w:ascii="Times New Roman" w:hAnsi="Times New Roman" w:cs="Times New Roman"/>
          </w:rPr>
          <w:t xml:space="preserve">ür </w:t>
        </w:r>
      </w:ins>
      <w:r w:rsidRPr="00F50366">
        <w:rPr>
          <w:rFonts w:ascii="Times New Roman" w:hAnsi="Times New Roman" w:cs="Times New Roman"/>
        </w:rPr>
        <w:t xml:space="preserve">das Influenza B Virus </w:t>
      </w:r>
      <w:del w:id="365" w:author="Iris Bachmann" w:date="2023-01-18T08:59:00Z">
        <w:r w:rsidRPr="00F50366" w:rsidDel="0027240A">
          <w:rPr>
            <w:rFonts w:ascii="Times New Roman" w:hAnsi="Times New Roman" w:cs="Times New Roman"/>
          </w:rPr>
          <w:delText>war in der Arbeitsgruppe schon</w:delText>
        </w:r>
      </w:del>
      <w:ins w:id="366" w:author="Iris Bachmann" w:date="2023-01-18T08:59:00Z">
        <w:r w:rsidR="0027240A">
          <w:rPr>
            <w:rFonts w:ascii="Times New Roman" w:hAnsi="Times New Roman" w:cs="Times New Roman"/>
          </w:rPr>
          <w:t>bereits</w:t>
        </w:r>
      </w:ins>
      <w:r w:rsidRPr="00F50366">
        <w:rPr>
          <w:rFonts w:ascii="Times New Roman" w:hAnsi="Times New Roman" w:cs="Times New Roman"/>
        </w:rPr>
        <w:t xml:space="preserve"> eine transformierte </w:t>
      </w:r>
      <w:r w:rsidRPr="00C458BF">
        <w:rPr>
          <w:rFonts w:ascii="Times New Roman" w:hAnsi="Times New Roman" w:cs="Times New Roman"/>
          <w:i/>
          <w:iCs/>
          <w:rPrChange w:id="367" w:author="Gregory Dame" w:date="2023-01-05T17:14:00Z">
            <w:rPr>
              <w:rFonts w:ascii="Times New Roman" w:hAnsi="Times New Roman" w:cs="Times New Roman"/>
            </w:rPr>
          </w:rPrChange>
        </w:rPr>
        <w:t>E. coli</w:t>
      </w:r>
      <w:r w:rsidRPr="00F50366">
        <w:rPr>
          <w:rFonts w:ascii="Times New Roman" w:hAnsi="Times New Roman" w:cs="Times New Roman"/>
        </w:rPr>
        <w:t xml:space="preserve"> Kultur vorhanden</w:t>
      </w:r>
      <w:ins w:id="368" w:author="Iris Bachmann" w:date="2023-01-18T08:59:00Z">
        <w:r w:rsidR="0027240A">
          <w:rPr>
            <w:rFonts w:ascii="Times New Roman" w:hAnsi="Times New Roman" w:cs="Times New Roman"/>
          </w:rPr>
          <w:t xml:space="preserve"> war,</w:t>
        </w:r>
      </w:ins>
      <w:ins w:id="369" w:author="Gregory Dame" w:date="2023-01-05T17:13:00Z">
        <w:r w:rsidR="00C458BF">
          <w:rPr>
            <w:rFonts w:ascii="Times New Roman" w:hAnsi="Times New Roman" w:cs="Times New Roman"/>
          </w:rPr>
          <w:t xml:space="preserve"> </w:t>
        </w:r>
      </w:ins>
      <w:ins w:id="370" w:author="Gregory Dame" w:date="2023-01-05T17:14:00Z">
        <w:del w:id="371" w:author="Iris Bachmann" w:date="2023-01-18T08:59:00Z">
          <w:r w:rsidR="00C458BF" w:rsidDel="0027240A">
            <w:rPr>
              <w:rFonts w:ascii="Times New Roman" w:hAnsi="Times New Roman" w:cs="Times New Roman"/>
            </w:rPr>
            <w:delText>(</w:delText>
          </w:r>
        </w:del>
      </w:ins>
      <w:ins w:id="372" w:author="Gregory Dame" w:date="2023-01-05T17:13:00Z">
        <w:del w:id="373" w:author="Iris Bachmann" w:date="2023-01-18T08:59:00Z">
          <w:r w:rsidR="00C458BF" w:rsidDel="0027240A">
            <w:rPr>
              <w:rFonts w:ascii="Times New Roman" w:hAnsi="Times New Roman" w:cs="Times New Roman"/>
            </w:rPr>
            <w:delText>Zit Diss</w:delText>
          </w:r>
        </w:del>
      </w:ins>
      <w:ins w:id="374" w:author="Gregory Dame" w:date="2023-01-05T17:14:00Z">
        <w:del w:id="375" w:author="Iris Bachmann" w:date="2023-01-18T08:59:00Z">
          <w:r w:rsidR="00C458BF" w:rsidDel="0027240A">
            <w:rPr>
              <w:rFonts w:ascii="Times New Roman" w:hAnsi="Times New Roman" w:cs="Times New Roman"/>
            </w:rPr>
            <w:delText>. )</w:delText>
          </w:r>
        </w:del>
      </w:ins>
      <w:ins w:id="376" w:author="Gregory Dame" w:date="2023-01-05T17:15:00Z">
        <w:del w:id="377" w:author="Iris Bachmann" w:date="2023-01-18T08:59:00Z">
          <w:r w:rsidR="00C458BF" w:rsidDel="0027240A">
            <w:rPr>
              <w:rFonts w:ascii="Times New Roman" w:hAnsi="Times New Roman" w:cs="Times New Roman"/>
            </w:rPr>
            <w:delText>.</w:delText>
          </w:r>
        </w:del>
      </w:ins>
      <w:del w:id="378" w:author="Iris Bachmann" w:date="2023-01-18T08:59:00Z">
        <w:r w:rsidRPr="00F50366" w:rsidDel="0027240A">
          <w:rPr>
            <w:rFonts w:ascii="Times New Roman" w:hAnsi="Times New Roman" w:cs="Times New Roman"/>
          </w:rPr>
          <w:delText xml:space="preserve">, weswegen </w:delText>
        </w:r>
      </w:del>
      <w:ins w:id="379" w:author="Gregory Dame" w:date="2023-01-05T17:15:00Z">
        <w:del w:id="380" w:author="Iris Bachmann" w:date="2023-01-18T08:59:00Z">
          <w:r w:rsidR="00C458BF" w:rsidDel="0027240A">
            <w:rPr>
              <w:rFonts w:ascii="Times New Roman" w:hAnsi="Times New Roman" w:cs="Times New Roman"/>
            </w:rPr>
            <w:delText xml:space="preserve">Deshalb </w:delText>
          </w:r>
        </w:del>
        <w:r w:rsidR="00C458BF">
          <w:rPr>
            <w:rFonts w:ascii="Times New Roman" w:hAnsi="Times New Roman" w:cs="Times New Roman"/>
          </w:rPr>
          <w:t>w</w:t>
        </w:r>
      </w:ins>
      <w:ins w:id="381" w:author="Gregory Dame" w:date="2023-01-05T17:16:00Z">
        <w:r w:rsidR="00C458BF">
          <w:rPr>
            <w:rFonts w:ascii="Times New Roman" w:hAnsi="Times New Roman" w:cs="Times New Roman"/>
          </w:rPr>
          <w:t>urde</w:t>
        </w:r>
      </w:ins>
      <w:ins w:id="382" w:author="Gregory Dame" w:date="2023-01-05T17:15:00Z">
        <w:r w:rsidR="00C458BF" w:rsidRPr="00F50366">
          <w:rPr>
            <w:rFonts w:ascii="Times New Roman" w:hAnsi="Times New Roman" w:cs="Times New Roman"/>
          </w:rPr>
          <w:t xml:space="preserve"> </w:t>
        </w:r>
      </w:ins>
      <w:r w:rsidRPr="00F50366">
        <w:rPr>
          <w:rFonts w:ascii="Times New Roman" w:hAnsi="Times New Roman" w:cs="Times New Roman"/>
        </w:rPr>
        <w:t xml:space="preserve">mit </w:t>
      </w:r>
      <w:del w:id="383" w:author="Gregory Dame" w:date="2023-01-05T17:15:00Z">
        <w:r w:rsidRPr="00F50366" w:rsidDel="00C458BF">
          <w:rPr>
            <w:rFonts w:ascii="Times New Roman" w:hAnsi="Times New Roman" w:cs="Times New Roman"/>
          </w:rPr>
          <w:delText xml:space="preserve">dieser </w:delText>
        </w:r>
      </w:del>
      <w:ins w:id="384" w:author="Gregory Dame" w:date="2023-01-05T17:15:00Z">
        <w:r w:rsidR="00C458BF">
          <w:rPr>
            <w:rFonts w:ascii="Times New Roman" w:hAnsi="Times New Roman" w:cs="Times New Roman"/>
          </w:rPr>
          <w:t>dem System</w:t>
        </w:r>
        <w:r w:rsidR="00C458BF" w:rsidRPr="00F50366">
          <w:rPr>
            <w:rFonts w:ascii="Times New Roman" w:hAnsi="Times New Roman" w:cs="Times New Roman"/>
          </w:rPr>
          <w:t xml:space="preserve"> </w:t>
        </w:r>
      </w:ins>
      <w:r w:rsidRPr="00F50366">
        <w:rPr>
          <w:rFonts w:ascii="Times New Roman" w:hAnsi="Times New Roman" w:cs="Times New Roman"/>
        </w:rPr>
        <w:t>erst ab Kapitel 2.2.2 weitergearbeitet</w:t>
      </w:r>
      <w:del w:id="385" w:author="Gregory Dame" w:date="2023-01-05T17:15:00Z">
        <w:r w:rsidRPr="00F50366" w:rsidDel="00C458BF">
          <w:rPr>
            <w:rFonts w:ascii="Times New Roman" w:hAnsi="Times New Roman" w:cs="Times New Roman"/>
          </w:rPr>
          <w:delText xml:space="preserve"> wurde</w:delText>
        </w:r>
      </w:del>
      <w:r w:rsidRPr="00F50366">
        <w:rPr>
          <w:rFonts w:ascii="Times New Roman" w:hAnsi="Times New Roman" w:cs="Times New Roman"/>
        </w:rPr>
        <w:t>.</w:t>
      </w:r>
    </w:p>
    <w:p w14:paraId="4FADE4D6" w14:textId="77777777" w:rsidR="00C032DC" w:rsidRPr="00F50366" w:rsidRDefault="00C032DC" w:rsidP="00B43B35">
      <w:pPr>
        <w:spacing w:line="360" w:lineRule="auto"/>
        <w:jc w:val="both"/>
        <w:rPr>
          <w:rFonts w:ascii="Times New Roman" w:hAnsi="Times New Roman" w:cs="Times New Roman"/>
          <w:b/>
        </w:rPr>
      </w:pPr>
      <w:r w:rsidRPr="00F50366">
        <w:rPr>
          <w:rFonts w:ascii="Times New Roman" w:hAnsi="Times New Roman" w:cs="Times New Roman"/>
          <w:b/>
        </w:rPr>
        <w:t xml:space="preserve">2.2.1 Transformation von </w:t>
      </w:r>
      <w:r w:rsidRPr="00C458BF">
        <w:rPr>
          <w:rFonts w:ascii="Times New Roman" w:hAnsi="Times New Roman" w:cs="Times New Roman"/>
          <w:b/>
          <w:i/>
          <w:iCs/>
          <w:rPrChange w:id="386" w:author="Gregory Dame" w:date="2023-01-05T17:16:00Z">
            <w:rPr>
              <w:rFonts w:ascii="Times New Roman" w:hAnsi="Times New Roman" w:cs="Times New Roman"/>
              <w:b/>
            </w:rPr>
          </w:rPrChange>
        </w:rPr>
        <w:t>E. coli</w:t>
      </w:r>
      <w:r w:rsidRPr="00F50366">
        <w:rPr>
          <w:rFonts w:ascii="Times New Roman" w:hAnsi="Times New Roman" w:cs="Times New Roman"/>
          <w:b/>
        </w:rPr>
        <w:t xml:space="preserve"> mit Plasmid-DNA </w:t>
      </w:r>
    </w:p>
    <w:p w14:paraId="1ACC1628" w14:textId="2D41C74E" w:rsidR="006A700F" w:rsidRPr="00F50366" w:rsidRDefault="00C032DC" w:rsidP="00B43B35">
      <w:pPr>
        <w:spacing w:line="360" w:lineRule="auto"/>
        <w:jc w:val="both"/>
        <w:rPr>
          <w:rFonts w:ascii="Times New Roman" w:hAnsi="Times New Roman" w:cs="Times New Roman"/>
        </w:rPr>
      </w:pPr>
      <w:r w:rsidRPr="00F50366">
        <w:rPr>
          <w:rFonts w:ascii="Times New Roman" w:hAnsi="Times New Roman" w:cs="Times New Roman"/>
        </w:rPr>
        <w:t xml:space="preserve">Die chemische Transformation von NEB© 5-alpha </w:t>
      </w:r>
      <w:del w:id="387" w:author="Iris Bachmann" w:date="2023-01-18T09:00:00Z">
        <w:r w:rsidRPr="00F50366" w:rsidDel="0027240A">
          <w:rPr>
            <w:rFonts w:ascii="Times New Roman" w:hAnsi="Times New Roman" w:cs="Times New Roman"/>
          </w:rPr>
          <w:delText xml:space="preserve">competent </w:delText>
        </w:r>
      </w:del>
      <w:ins w:id="388" w:author="Iris Bachmann" w:date="2023-01-18T09:00:00Z">
        <w:r w:rsidR="0027240A">
          <w:rPr>
            <w:rFonts w:ascii="Times New Roman" w:hAnsi="Times New Roman" w:cs="Times New Roman"/>
          </w:rPr>
          <w:t>k</w:t>
        </w:r>
        <w:r w:rsidR="0027240A" w:rsidRPr="00F50366">
          <w:rPr>
            <w:rFonts w:ascii="Times New Roman" w:hAnsi="Times New Roman" w:cs="Times New Roman"/>
          </w:rPr>
          <w:t>ompetent</w:t>
        </w:r>
        <w:r w:rsidR="0027240A">
          <w:rPr>
            <w:rFonts w:ascii="Times New Roman" w:hAnsi="Times New Roman" w:cs="Times New Roman"/>
          </w:rPr>
          <w:t>en</w:t>
        </w:r>
        <w:r w:rsidR="0027240A" w:rsidRPr="00F50366">
          <w:rPr>
            <w:rFonts w:ascii="Times New Roman" w:hAnsi="Times New Roman" w:cs="Times New Roman"/>
          </w:rPr>
          <w:t xml:space="preserve"> </w:t>
        </w:r>
      </w:ins>
      <w:r w:rsidRPr="00C458BF">
        <w:rPr>
          <w:rFonts w:ascii="Times New Roman" w:hAnsi="Times New Roman" w:cs="Times New Roman"/>
          <w:i/>
          <w:iCs/>
          <w:rPrChange w:id="389" w:author="Gregory Dame" w:date="2023-01-05T17:17:00Z">
            <w:rPr>
              <w:rFonts w:ascii="Times New Roman" w:hAnsi="Times New Roman" w:cs="Times New Roman"/>
            </w:rPr>
          </w:rPrChange>
        </w:rPr>
        <w:t>E. coli</w:t>
      </w:r>
      <w:r w:rsidRPr="00F50366">
        <w:rPr>
          <w:rFonts w:ascii="Times New Roman" w:hAnsi="Times New Roman" w:cs="Times New Roman"/>
        </w:rPr>
        <w:t xml:space="preserve"> </w:t>
      </w:r>
      <w:ins w:id="390" w:author="Iris Bachmann" w:date="2023-01-18T09:00:00Z">
        <w:r w:rsidR="0027240A">
          <w:rPr>
            <w:rFonts w:ascii="Times New Roman" w:hAnsi="Times New Roman" w:cs="Times New Roman"/>
          </w:rPr>
          <w:t xml:space="preserve">Zellen </w:t>
        </w:r>
      </w:ins>
      <w:r w:rsidRPr="00F50366">
        <w:rPr>
          <w:rFonts w:ascii="Times New Roman" w:hAnsi="Times New Roman" w:cs="Times New Roman"/>
        </w:rPr>
        <w:t xml:space="preserve">(High Efficiency, New England </w:t>
      </w:r>
      <w:proofErr w:type="spellStart"/>
      <w:r w:rsidRPr="00F50366">
        <w:rPr>
          <w:rFonts w:ascii="Times New Roman" w:hAnsi="Times New Roman" w:cs="Times New Roman"/>
        </w:rPr>
        <w:t>BioLabs</w:t>
      </w:r>
      <w:proofErr w:type="spellEnd"/>
      <w:r w:rsidRPr="00F50366">
        <w:rPr>
          <w:rFonts w:ascii="Times New Roman" w:hAnsi="Times New Roman" w:cs="Times New Roman"/>
        </w:rPr>
        <w:t xml:space="preserve">© GmbH) </w:t>
      </w:r>
      <w:del w:id="391" w:author="Iris Bachmann" w:date="2023-01-18T09:00:00Z">
        <w:r w:rsidRPr="00F50366" w:rsidDel="0027240A">
          <w:rPr>
            <w:rFonts w:ascii="Times New Roman" w:hAnsi="Times New Roman" w:cs="Times New Roman"/>
          </w:rPr>
          <w:delText xml:space="preserve">wurde </w:delText>
        </w:r>
      </w:del>
      <w:ins w:id="392" w:author="Iris Bachmann" w:date="2023-01-18T09:00:00Z">
        <w:r w:rsidR="0027240A">
          <w:rPr>
            <w:rFonts w:ascii="Times New Roman" w:hAnsi="Times New Roman" w:cs="Times New Roman"/>
          </w:rPr>
          <w:t>erfolgte</w:t>
        </w:r>
        <w:r w:rsidR="0027240A" w:rsidRPr="00F50366">
          <w:rPr>
            <w:rFonts w:ascii="Times New Roman" w:hAnsi="Times New Roman" w:cs="Times New Roman"/>
          </w:rPr>
          <w:t xml:space="preserve"> </w:t>
        </w:r>
      </w:ins>
      <w:commentRangeStart w:id="393"/>
      <w:r w:rsidRPr="00F50366">
        <w:rPr>
          <w:rFonts w:ascii="Times New Roman" w:hAnsi="Times New Roman" w:cs="Times New Roman"/>
        </w:rPr>
        <w:t xml:space="preserve">nach Herstellerangaben </w:t>
      </w:r>
      <w:commentRangeEnd w:id="393"/>
      <w:r w:rsidR="0027240A">
        <w:rPr>
          <w:rStyle w:val="Kommentarzeichen"/>
        </w:rPr>
        <w:commentReference w:id="393"/>
      </w:r>
      <w:del w:id="394" w:author="Iris Bachmann" w:date="2023-01-18T09:01:00Z">
        <w:r w:rsidRPr="00F50366" w:rsidDel="0027240A">
          <w:rPr>
            <w:rFonts w:ascii="Times New Roman" w:hAnsi="Times New Roman" w:cs="Times New Roman"/>
          </w:rPr>
          <w:delText xml:space="preserve">durchgeführt </w:delText>
        </w:r>
      </w:del>
      <w:r w:rsidRPr="00F50366">
        <w:rPr>
          <w:rFonts w:ascii="Times New Roman" w:hAnsi="Times New Roman" w:cs="Times New Roman"/>
        </w:rPr>
        <w:t>(</w:t>
      </w:r>
      <w:commentRangeStart w:id="395"/>
      <w:r w:rsidRPr="00F50366">
        <w:rPr>
          <w:rFonts w:ascii="Times New Roman" w:hAnsi="Times New Roman" w:cs="Times New Roman"/>
        </w:rPr>
        <w:t>Protokoll4 online verfügbar</w:t>
      </w:r>
      <w:commentRangeEnd w:id="395"/>
      <w:r w:rsidR="0027240A">
        <w:rPr>
          <w:rStyle w:val="Kommentarzeichen"/>
        </w:rPr>
        <w:commentReference w:id="395"/>
      </w:r>
      <w:r w:rsidRPr="00F50366">
        <w:rPr>
          <w:rFonts w:ascii="Times New Roman" w:hAnsi="Times New Roman" w:cs="Times New Roman"/>
        </w:rPr>
        <w:t xml:space="preserve">). Als Vektor </w:t>
      </w:r>
      <w:commentRangeStart w:id="396"/>
      <w:commentRangeStart w:id="397"/>
      <w:r w:rsidRPr="00F50366">
        <w:rPr>
          <w:rFonts w:ascii="Times New Roman" w:hAnsi="Times New Roman" w:cs="Times New Roman"/>
        </w:rPr>
        <w:t xml:space="preserve">dienten </w:t>
      </w:r>
      <w:ins w:id="398" w:author="Gregory Dame" w:date="2023-01-05T17:32:00Z">
        <w:r w:rsidR="002D1F26">
          <w:rPr>
            <w:rFonts w:ascii="Times New Roman" w:hAnsi="Times New Roman" w:cs="Times New Roman"/>
          </w:rPr>
          <w:t>a</w:t>
        </w:r>
      </w:ins>
      <w:ins w:id="399" w:author="Gregory Dame" w:date="2023-01-05T17:33:00Z">
        <w:r w:rsidR="002D1F26">
          <w:rPr>
            <w:rFonts w:ascii="Times New Roman" w:hAnsi="Times New Roman" w:cs="Times New Roman"/>
          </w:rPr>
          <w:t xml:space="preserve">rtifiziell </w:t>
        </w:r>
      </w:ins>
      <w:r w:rsidRPr="00F50366">
        <w:rPr>
          <w:rFonts w:ascii="Times New Roman" w:hAnsi="Times New Roman" w:cs="Times New Roman"/>
        </w:rPr>
        <w:t xml:space="preserve">synthetisierte Plasmide </w:t>
      </w:r>
      <w:commentRangeEnd w:id="396"/>
      <w:r w:rsidR="0027240A">
        <w:rPr>
          <w:rStyle w:val="Kommentarzeichen"/>
        </w:rPr>
        <w:commentReference w:id="396"/>
      </w:r>
      <w:commentRangeEnd w:id="397"/>
      <w:r w:rsidR="0027240A">
        <w:rPr>
          <w:rStyle w:val="Kommentarzeichen"/>
        </w:rPr>
        <w:commentReference w:id="397"/>
      </w:r>
      <w:r w:rsidRPr="00F50366">
        <w:rPr>
          <w:rFonts w:ascii="Times New Roman" w:hAnsi="Times New Roman" w:cs="Times New Roman"/>
        </w:rPr>
        <w:t xml:space="preserve">der Firma </w:t>
      </w:r>
      <w:proofErr w:type="spellStart"/>
      <w:r w:rsidRPr="00F50366">
        <w:rPr>
          <w:rFonts w:ascii="Times New Roman" w:hAnsi="Times New Roman" w:cs="Times New Roman"/>
        </w:rPr>
        <w:t>Invitrogen</w:t>
      </w:r>
      <w:proofErr w:type="spellEnd"/>
      <w:ins w:id="400" w:author="Gregory Dame" w:date="2023-01-05T17:24:00Z">
        <w:r w:rsidR="00C458BF">
          <w:rPr>
            <w:rFonts w:ascii="Times New Roman" w:hAnsi="Times New Roman" w:cs="Times New Roman"/>
          </w:rPr>
          <w:t>, die einerseits eine Antibiotika</w:t>
        </w:r>
      </w:ins>
      <w:ins w:id="401" w:author="Gregory Dame" w:date="2023-01-05T17:25:00Z">
        <w:r w:rsidR="00C458BF">
          <w:rPr>
            <w:rFonts w:ascii="Times New Roman" w:hAnsi="Times New Roman" w:cs="Times New Roman"/>
          </w:rPr>
          <w:t xml:space="preserve">selektivkassette sowie </w:t>
        </w:r>
      </w:ins>
      <w:ins w:id="402" w:author="Gregory Dame" w:date="2023-01-05T17:26:00Z">
        <w:r w:rsidR="00C458BF">
          <w:rPr>
            <w:rFonts w:ascii="Times New Roman" w:hAnsi="Times New Roman" w:cs="Times New Roman"/>
          </w:rPr>
          <w:t xml:space="preserve">andererseits </w:t>
        </w:r>
      </w:ins>
      <w:ins w:id="403" w:author="Gregory Dame" w:date="2023-01-05T17:25:00Z">
        <w:r w:rsidR="00C458BF">
          <w:rPr>
            <w:rFonts w:ascii="Times New Roman" w:hAnsi="Times New Roman" w:cs="Times New Roman"/>
          </w:rPr>
          <w:t xml:space="preserve">das gewünschte </w:t>
        </w:r>
      </w:ins>
      <w:commentRangeStart w:id="404"/>
      <w:ins w:id="405" w:author="Gregory Dame" w:date="2023-01-05T17:26:00Z">
        <w:r w:rsidR="00C458BF">
          <w:rPr>
            <w:rFonts w:ascii="Times New Roman" w:hAnsi="Times New Roman" w:cs="Times New Roman"/>
          </w:rPr>
          <w:t xml:space="preserve">DNA-Stück </w:t>
        </w:r>
      </w:ins>
      <w:commentRangeEnd w:id="404"/>
      <w:r w:rsidR="0027240A">
        <w:rPr>
          <w:rStyle w:val="Kommentarzeichen"/>
        </w:rPr>
        <w:commentReference w:id="404"/>
      </w:r>
      <w:ins w:id="406" w:author="Gregory Dame" w:date="2023-01-05T17:26:00Z">
        <w:r w:rsidR="00C458BF">
          <w:rPr>
            <w:rFonts w:ascii="Times New Roman" w:hAnsi="Times New Roman" w:cs="Times New Roman"/>
          </w:rPr>
          <w:t>beinhalten</w:t>
        </w:r>
      </w:ins>
      <w:r w:rsidRPr="00F50366">
        <w:rPr>
          <w:rFonts w:ascii="Times New Roman" w:hAnsi="Times New Roman" w:cs="Times New Roman"/>
        </w:rPr>
        <w:t xml:space="preserve"> (</w:t>
      </w:r>
      <w:commentRangeStart w:id="407"/>
      <w:proofErr w:type="spellStart"/>
      <w:r w:rsidRPr="00F50366">
        <w:rPr>
          <w:rFonts w:ascii="Times New Roman" w:hAnsi="Times New Roman" w:cs="Times New Roman"/>
        </w:rPr>
        <w:t>Plasmidkarten</w:t>
      </w:r>
      <w:proofErr w:type="spellEnd"/>
      <w:r w:rsidRPr="00F50366">
        <w:rPr>
          <w:rFonts w:ascii="Times New Roman" w:hAnsi="Times New Roman" w:cs="Times New Roman"/>
        </w:rPr>
        <w:t xml:space="preserve"> siehe Abbildung 7 - 11 im Anhang</w:t>
      </w:r>
      <w:commentRangeEnd w:id="407"/>
      <w:r w:rsidR="0027240A">
        <w:rPr>
          <w:rStyle w:val="Kommentarzeichen"/>
        </w:rPr>
        <w:commentReference w:id="407"/>
      </w:r>
      <w:r w:rsidRPr="00F50366">
        <w:rPr>
          <w:rFonts w:ascii="Times New Roman" w:hAnsi="Times New Roman" w:cs="Times New Roman"/>
        </w:rPr>
        <w:t xml:space="preserve">). Nach der Transformation wurden jeweils 25 µl des Transformationsansatzes auf </w:t>
      </w:r>
      <w:del w:id="408" w:author="Iris Bachmann" w:date="2023-01-18T09:03:00Z">
        <w:r w:rsidRPr="00F50366" w:rsidDel="0027240A">
          <w:rPr>
            <w:rFonts w:ascii="Times New Roman" w:hAnsi="Times New Roman" w:cs="Times New Roman"/>
          </w:rPr>
          <w:delText xml:space="preserve">zwei </w:delText>
        </w:r>
      </w:del>
      <w:r w:rsidRPr="00F50366">
        <w:rPr>
          <w:rFonts w:ascii="Times New Roman" w:hAnsi="Times New Roman" w:cs="Times New Roman"/>
        </w:rPr>
        <w:t xml:space="preserve">mit Ampicillin (Endkonzentration: 100 µg/ml, Roche </w:t>
      </w:r>
      <w:proofErr w:type="spellStart"/>
      <w:r w:rsidRPr="00F50366">
        <w:rPr>
          <w:rFonts w:ascii="Times New Roman" w:hAnsi="Times New Roman" w:cs="Times New Roman"/>
        </w:rPr>
        <w:t>diagnostics</w:t>
      </w:r>
      <w:proofErr w:type="spellEnd"/>
      <w:r w:rsidRPr="00F50366">
        <w:rPr>
          <w:rFonts w:ascii="Times New Roman" w:hAnsi="Times New Roman" w:cs="Times New Roman"/>
        </w:rPr>
        <w:t xml:space="preserve">) versetzte </w:t>
      </w:r>
      <w:commentRangeStart w:id="409"/>
      <w:r w:rsidRPr="00F50366">
        <w:rPr>
          <w:rFonts w:ascii="Times New Roman" w:hAnsi="Times New Roman" w:cs="Times New Roman"/>
        </w:rPr>
        <w:t xml:space="preserve">LB-Platten (Carl Roth) </w:t>
      </w:r>
      <w:commentRangeEnd w:id="409"/>
      <w:r w:rsidR="0027240A">
        <w:rPr>
          <w:rStyle w:val="Kommentarzeichen"/>
        </w:rPr>
        <w:commentReference w:id="409"/>
      </w:r>
      <w:r w:rsidRPr="00F50366">
        <w:rPr>
          <w:rFonts w:ascii="Times New Roman" w:hAnsi="Times New Roman" w:cs="Times New Roman"/>
        </w:rPr>
        <w:t xml:space="preserve">ausplattiert und bei 37 °C über Nacht inkubiert. Zur Überprüfung der Transformation wurde eine Kolonie-PCR, eine modifizierte Form der PCR, durchgeführt. Hierbei dient nicht </w:t>
      </w:r>
      <w:ins w:id="410" w:author="Gregory Dame" w:date="2023-01-05T17:18:00Z">
        <w:r w:rsidR="00C458BF">
          <w:rPr>
            <w:rFonts w:ascii="Times New Roman" w:hAnsi="Times New Roman" w:cs="Times New Roman"/>
          </w:rPr>
          <w:t xml:space="preserve">die </w:t>
        </w:r>
      </w:ins>
      <w:del w:id="411" w:author="Gregory Dame" w:date="2023-01-05T17:18:00Z">
        <w:r w:rsidRPr="00F50366" w:rsidDel="00C458BF">
          <w:rPr>
            <w:rFonts w:ascii="Times New Roman" w:hAnsi="Times New Roman" w:cs="Times New Roman"/>
          </w:rPr>
          <w:delText xml:space="preserve">reine </w:delText>
        </w:r>
      </w:del>
      <w:ins w:id="412" w:author="Gregory Dame" w:date="2023-01-05T17:18:00Z">
        <w:r w:rsidR="00C458BF">
          <w:rPr>
            <w:rFonts w:ascii="Times New Roman" w:hAnsi="Times New Roman" w:cs="Times New Roman"/>
          </w:rPr>
          <w:t>purifizierte</w:t>
        </w:r>
        <w:r w:rsidR="00C458BF" w:rsidRPr="00F50366">
          <w:rPr>
            <w:rFonts w:ascii="Times New Roman" w:hAnsi="Times New Roman" w:cs="Times New Roman"/>
          </w:rPr>
          <w:t xml:space="preserve"> </w:t>
        </w:r>
      </w:ins>
      <w:r w:rsidRPr="00F50366">
        <w:rPr>
          <w:rFonts w:ascii="Times New Roman" w:hAnsi="Times New Roman" w:cs="Times New Roman"/>
        </w:rPr>
        <w:t xml:space="preserve">DNA, sondern </w:t>
      </w:r>
      <w:del w:id="413" w:author="Iris Bachmann" w:date="2023-01-18T09:12:00Z">
        <w:r w:rsidRPr="00F50366" w:rsidDel="0099023F">
          <w:rPr>
            <w:rFonts w:ascii="Times New Roman" w:hAnsi="Times New Roman" w:cs="Times New Roman"/>
          </w:rPr>
          <w:delText xml:space="preserve">die </w:delText>
        </w:r>
      </w:del>
      <w:ins w:id="414" w:author="Iris Bachmann" w:date="2023-01-18T09:12:00Z">
        <w:r w:rsidR="0099023F">
          <w:rPr>
            <w:rFonts w:ascii="Times New Roman" w:hAnsi="Times New Roman" w:cs="Times New Roman"/>
          </w:rPr>
          <w:t>eine Kolonie der</w:t>
        </w:r>
        <w:r w:rsidR="0099023F" w:rsidRPr="00F50366">
          <w:rPr>
            <w:rFonts w:ascii="Times New Roman" w:hAnsi="Times New Roman" w:cs="Times New Roman"/>
          </w:rPr>
          <w:t xml:space="preserve"> </w:t>
        </w:r>
      </w:ins>
      <w:r w:rsidRPr="00F50366">
        <w:rPr>
          <w:rFonts w:ascii="Times New Roman" w:hAnsi="Times New Roman" w:cs="Times New Roman"/>
        </w:rPr>
        <w:t>transformierten Bakterien als Ausgangsmaterial. Durch die Wahl spezifischer Primer, welche das gewünschte Insert</w:t>
      </w:r>
      <w:ins w:id="415" w:author="Gregory Dame" w:date="2023-01-05T17:23:00Z">
        <w:r w:rsidR="00C458BF">
          <w:rPr>
            <w:rFonts w:ascii="Times New Roman" w:hAnsi="Times New Roman" w:cs="Times New Roman"/>
          </w:rPr>
          <w:t xml:space="preserve"> für </w:t>
        </w:r>
        <w:proofErr w:type="spellStart"/>
        <w:r w:rsidR="00C458BF">
          <w:rPr>
            <w:rFonts w:ascii="Times New Roman" w:hAnsi="Times New Roman" w:cs="Times New Roman"/>
          </w:rPr>
          <w:t>Inf</w:t>
        </w:r>
        <w:proofErr w:type="spellEnd"/>
        <w:r w:rsidR="00C458BF">
          <w:rPr>
            <w:rFonts w:ascii="Times New Roman" w:hAnsi="Times New Roman" w:cs="Times New Roman"/>
          </w:rPr>
          <w:t xml:space="preserve"> A und </w:t>
        </w:r>
        <w:commentRangeStart w:id="416"/>
        <w:proofErr w:type="spellStart"/>
        <w:r w:rsidR="00C458BF">
          <w:rPr>
            <w:rFonts w:ascii="Times New Roman" w:hAnsi="Times New Roman" w:cs="Times New Roman"/>
          </w:rPr>
          <w:t>Inf</w:t>
        </w:r>
      </w:ins>
      <w:proofErr w:type="spellEnd"/>
      <w:ins w:id="417" w:author="Iris Bachmann" w:date="2023-01-18T09:11:00Z">
        <w:r w:rsidR="0099023F">
          <w:rPr>
            <w:rFonts w:ascii="Times New Roman" w:hAnsi="Times New Roman" w:cs="Times New Roman"/>
          </w:rPr>
          <w:t> </w:t>
        </w:r>
      </w:ins>
      <w:ins w:id="418" w:author="Gregory Dame" w:date="2023-01-05T17:23:00Z">
        <w:del w:id="419" w:author="Iris Bachmann" w:date="2023-01-18T09:11:00Z">
          <w:r w:rsidR="00C458BF" w:rsidDel="0099023F">
            <w:rPr>
              <w:rFonts w:ascii="Times New Roman" w:hAnsi="Times New Roman" w:cs="Times New Roman"/>
            </w:rPr>
            <w:delText xml:space="preserve"> </w:delText>
          </w:r>
        </w:del>
        <w:r w:rsidR="00C458BF">
          <w:rPr>
            <w:rFonts w:ascii="Times New Roman" w:hAnsi="Times New Roman" w:cs="Times New Roman"/>
          </w:rPr>
          <w:t xml:space="preserve">B </w:t>
        </w:r>
      </w:ins>
      <w:commentRangeEnd w:id="416"/>
      <w:r w:rsidR="0099023F">
        <w:rPr>
          <w:rStyle w:val="Kommentarzeichen"/>
        </w:rPr>
        <w:commentReference w:id="416"/>
      </w:r>
      <w:r w:rsidRPr="00F50366">
        <w:rPr>
          <w:rFonts w:ascii="Times New Roman" w:hAnsi="Times New Roman" w:cs="Times New Roman"/>
        </w:rPr>
        <w:t xml:space="preserve"> innerhalb des Plasmids amplifizieren</w:t>
      </w:r>
      <w:ins w:id="420" w:author="Gregory Dame" w:date="2023-01-05T17:19:00Z">
        <w:r w:rsidR="00C458BF">
          <w:rPr>
            <w:rFonts w:ascii="Times New Roman" w:hAnsi="Times New Roman" w:cs="Times New Roman"/>
          </w:rPr>
          <w:t xml:space="preserve"> können</w:t>
        </w:r>
      </w:ins>
      <w:r w:rsidRPr="00F50366">
        <w:rPr>
          <w:rFonts w:ascii="Times New Roman" w:hAnsi="Times New Roman" w:cs="Times New Roman"/>
        </w:rPr>
        <w:t xml:space="preserve">, </w:t>
      </w:r>
      <w:del w:id="421" w:author="Gregory Dame" w:date="2023-01-05T17:26:00Z">
        <w:r w:rsidRPr="00F50366" w:rsidDel="00C458BF">
          <w:rPr>
            <w:rFonts w:ascii="Times New Roman" w:hAnsi="Times New Roman" w:cs="Times New Roman"/>
          </w:rPr>
          <w:delText xml:space="preserve">kann </w:delText>
        </w:r>
      </w:del>
      <w:ins w:id="422" w:author="Gregory Dame" w:date="2023-01-05T17:26:00Z">
        <w:r w:rsidR="00C458BF">
          <w:rPr>
            <w:rFonts w:ascii="Times New Roman" w:hAnsi="Times New Roman" w:cs="Times New Roman"/>
          </w:rPr>
          <w:t xml:space="preserve">wird </w:t>
        </w:r>
      </w:ins>
      <w:del w:id="423" w:author="Gregory Dame" w:date="2023-01-05T17:24:00Z">
        <w:r w:rsidRPr="00F50366" w:rsidDel="00C458BF">
          <w:rPr>
            <w:rFonts w:ascii="Times New Roman" w:hAnsi="Times New Roman" w:cs="Times New Roman"/>
          </w:rPr>
          <w:delText xml:space="preserve">überprüft </w:delText>
        </w:r>
      </w:del>
      <w:ins w:id="424" w:author="Gregory Dame" w:date="2023-01-05T17:24:00Z">
        <w:r w:rsidR="00C458BF">
          <w:rPr>
            <w:rFonts w:ascii="Times New Roman" w:hAnsi="Times New Roman" w:cs="Times New Roman"/>
          </w:rPr>
          <w:t>ge</w:t>
        </w:r>
        <w:r w:rsidR="00C458BF" w:rsidRPr="00F50366">
          <w:rPr>
            <w:rFonts w:ascii="Times New Roman" w:hAnsi="Times New Roman" w:cs="Times New Roman"/>
          </w:rPr>
          <w:t>prüft</w:t>
        </w:r>
      </w:ins>
      <w:del w:id="425" w:author="Gregory Dame" w:date="2023-01-05T17:26:00Z">
        <w:r w:rsidRPr="00F50366" w:rsidDel="00C458BF">
          <w:rPr>
            <w:rFonts w:ascii="Times New Roman" w:hAnsi="Times New Roman" w:cs="Times New Roman"/>
          </w:rPr>
          <w:delText>werden</w:delText>
        </w:r>
      </w:del>
      <w:r w:rsidRPr="00F50366">
        <w:rPr>
          <w:rFonts w:ascii="Times New Roman" w:hAnsi="Times New Roman" w:cs="Times New Roman"/>
        </w:rPr>
        <w:t xml:space="preserve">, ob die Transformation </w:t>
      </w:r>
      <w:ins w:id="426" w:author="Gregory Dame" w:date="2023-01-05T17:24:00Z">
        <w:r w:rsidR="00C458BF">
          <w:rPr>
            <w:rFonts w:ascii="Times New Roman" w:hAnsi="Times New Roman" w:cs="Times New Roman"/>
          </w:rPr>
          <w:t xml:space="preserve">mit </w:t>
        </w:r>
      </w:ins>
      <w:ins w:id="427" w:author="Gregory Dame" w:date="2023-01-05T17:27:00Z">
        <w:r w:rsidR="00C458BF">
          <w:rPr>
            <w:rFonts w:ascii="Times New Roman" w:hAnsi="Times New Roman" w:cs="Times New Roman"/>
          </w:rPr>
          <w:t xml:space="preserve">dem Plasmid </w:t>
        </w:r>
        <w:del w:id="428" w:author="Iris Bachmann" w:date="2023-01-18T09:11:00Z">
          <w:r w:rsidR="00C458BF" w:rsidDel="0099023F">
            <w:rPr>
              <w:rFonts w:ascii="Times New Roman" w:hAnsi="Times New Roman" w:cs="Times New Roman"/>
            </w:rPr>
            <w:delText>plus</w:delText>
          </w:r>
        </w:del>
      </w:ins>
      <w:ins w:id="429" w:author="Iris Bachmann" w:date="2023-01-18T09:11:00Z">
        <w:r w:rsidR="0099023F">
          <w:rPr>
            <w:rFonts w:ascii="Times New Roman" w:hAnsi="Times New Roman" w:cs="Times New Roman"/>
          </w:rPr>
          <w:t>inklusive</w:t>
        </w:r>
      </w:ins>
      <w:ins w:id="430" w:author="Gregory Dame" w:date="2023-01-05T17:27:00Z">
        <w:r w:rsidR="00C458BF">
          <w:rPr>
            <w:rFonts w:ascii="Times New Roman" w:hAnsi="Times New Roman" w:cs="Times New Roman"/>
          </w:rPr>
          <w:t xml:space="preserve"> des gewünschten Inserts </w:t>
        </w:r>
      </w:ins>
      <w:r w:rsidRPr="00F50366">
        <w:rPr>
          <w:rFonts w:ascii="Times New Roman" w:hAnsi="Times New Roman" w:cs="Times New Roman"/>
        </w:rPr>
        <w:t xml:space="preserve">innerhalb der </w:t>
      </w:r>
      <w:del w:id="431" w:author="Iris Bachmann" w:date="2023-01-18T09:11:00Z">
        <w:r w:rsidRPr="00F50366" w:rsidDel="0099023F">
          <w:rPr>
            <w:rFonts w:ascii="Times New Roman" w:hAnsi="Times New Roman" w:cs="Times New Roman"/>
          </w:rPr>
          <w:delText xml:space="preserve">Kultur </w:delText>
        </w:r>
      </w:del>
      <w:ins w:id="432" w:author="Iris Bachmann" w:date="2023-01-18T09:11:00Z">
        <w:r w:rsidR="0099023F" w:rsidRPr="00F50366">
          <w:rPr>
            <w:rFonts w:ascii="Times New Roman" w:hAnsi="Times New Roman" w:cs="Times New Roman"/>
          </w:rPr>
          <w:t>K</w:t>
        </w:r>
        <w:r w:rsidR="0099023F">
          <w:rPr>
            <w:rFonts w:ascii="Times New Roman" w:hAnsi="Times New Roman" w:cs="Times New Roman"/>
          </w:rPr>
          <w:t>olonie</w:t>
        </w:r>
        <w:r w:rsidR="0099023F" w:rsidRPr="00F50366">
          <w:rPr>
            <w:rFonts w:ascii="Times New Roman" w:hAnsi="Times New Roman" w:cs="Times New Roman"/>
          </w:rPr>
          <w:t xml:space="preserve"> </w:t>
        </w:r>
      </w:ins>
      <w:r w:rsidRPr="00F50366">
        <w:rPr>
          <w:rFonts w:ascii="Times New Roman" w:hAnsi="Times New Roman" w:cs="Times New Roman"/>
        </w:rPr>
        <w:t>erfolgreich war (Bergkessel and Guthrie</w:t>
      </w:r>
      <w:ins w:id="433" w:author="Gregory Dame" w:date="2023-01-05T17:19:00Z">
        <w:r w:rsidR="00C458BF">
          <w:rPr>
            <w:rFonts w:ascii="Times New Roman" w:hAnsi="Times New Roman" w:cs="Times New Roman"/>
          </w:rPr>
          <w:t>,</w:t>
        </w:r>
      </w:ins>
      <w:r w:rsidRPr="00F50366">
        <w:rPr>
          <w:rFonts w:ascii="Times New Roman" w:hAnsi="Times New Roman" w:cs="Times New Roman"/>
        </w:rPr>
        <w:t xml:space="preserve"> 2013). Für die </w:t>
      </w:r>
      <w:commentRangeStart w:id="434"/>
      <w:r w:rsidRPr="00F50366">
        <w:rPr>
          <w:rFonts w:ascii="Times New Roman" w:hAnsi="Times New Roman" w:cs="Times New Roman"/>
        </w:rPr>
        <w:t>PCR</w:t>
      </w:r>
      <w:commentRangeEnd w:id="434"/>
      <w:r w:rsidR="0099023F">
        <w:rPr>
          <w:rStyle w:val="Kommentarzeichen"/>
        </w:rPr>
        <w:commentReference w:id="434"/>
      </w:r>
      <w:r w:rsidRPr="00F50366">
        <w:rPr>
          <w:rFonts w:ascii="Times New Roman" w:hAnsi="Times New Roman" w:cs="Times New Roman"/>
        </w:rPr>
        <w:t xml:space="preserve"> wurde </w:t>
      </w:r>
      <w:proofErr w:type="gramStart"/>
      <w:r w:rsidRPr="00F50366">
        <w:rPr>
          <w:rFonts w:ascii="Times New Roman" w:hAnsi="Times New Roman" w:cs="Times New Roman"/>
        </w:rPr>
        <w:t>der Luna</w:t>
      </w:r>
      <w:proofErr w:type="gramEnd"/>
      <w:r w:rsidRPr="00F50366">
        <w:rPr>
          <w:rFonts w:ascii="Times New Roman" w:hAnsi="Times New Roman" w:cs="Times New Roman"/>
        </w:rPr>
        <w:t xml:space="preserve">© Universal qPCR Master Mix (New England </w:t>
      </w:r>
      <w:proofErr w:type="spellStart"/>
      <w:r w:rsidRPr="00F50366">
        <w:rPr>
          <w:rFonts w:ascii="Times New Roman" w:hAnsi="Times New Roman" w:cs="Times New Roman"/>
        </w:rPr>
        <w:t>BioLabs</w:t>
      </w:r>
      <w:proofErr w:type="spellEnd"/>
      <w:r w:rsidRPr="00F50366">
        <w:rPr>
          <w:rFonts w:ascii="Times New Roman" w:hAnsi="Times New Roman" w:cs="Times New Roman"/>
        </w:rPr>
        <w:t xml:space="preserve">) </w:t>
      </w:r>
      <w:del w:id="435" w:author="Gregory Dame" w:date="2023-01-05T17:19:00Z">
        <w:r w:rsidRPr="00F50366" w:rsidDel="00C458BF">
          <w:rPr>
            <w:rFonts w:ascii="Times New Roman" w:hAnsi="Times New Roman" w:cs="Times New Roman"/>
          </w:rPr>
          <w:delText>verwendet</w:delText>
        </w:r>
      </w:del>
      <w:ins w:id="436" w:author="Gregory Dame" w:date="2023-01-05T17:19:00Z">
        <w:r w:rsidR="00C458BF">
          <w:rPr>
            <w:rFonts w:ascii="Times New Roman" w:hAnsi="Times New Roman" w:cs="Times New Roman"/>
          </w:rPr>
          <w:t>eingesetzt</w:t>
        </w:r>
      </w:ins>
      <w:r w:rsidRPr="00F50366">
        <w:rPr>
          <w:rFonts w:ascii="Times New Roman" w:hAnsi="Times New Roman" w:cs="Times New Roman"/>
        </w:rPr>
        <w:t xml:space="preserve">. Eine </w:t>
      </w:r>
      <w:commentRangeStart w:id="437"/>
      <w:commentRangeStart w:id="438"/>
      <w:r w:rsidRPr="00F50366">
        <w:rPr>
          <w:rFonts w:ascii="Times New Roman" w:hAnsi="Times New Roman" w:cs="Times New Roman"/>
        </w:rPr>
        <w:t xml:space="preserve">halbe Kolonie </w:t>
      </w:r>
      <w:commentRangeEnd w:id="437"/>
      <w:r w:rsidR="00C458BF">
        <w:rPr>
          <w:rStyle w:val="Kommentarzeichen"/>
        </w:rPr>
        <w:lastRenderedPageBreak/>
        <w:commentReference w:id="437"/>
      </w:r>
      <w:commentRangeEnd w:id="438"/>
      <w:r w:rsidR="00BE7DB2">
        <w:rPr>
          <w:rStyle w:val="Kommentarzeichen"/>
        </w:rPr>
        <w:commentReference w:id="438"/>
      </w:r>
      <w:r w:rsidRPr="00F50366">
        <w:rPr>
          <w:rFonts w:ascii="Times New Roman" w:hAnsi="Times New Roman" w:cs="Times New Roman"/>
        </w:rPr>
        <w:t xml:space="preserve">der transformieren </w:t>
      </w:r>
      <w:r w:rsidRPr="00C458BF">
        <w:rPr>
          <w:rFonts w:ascii="Times New Roman" w:hAnsi="Times New Roman" w:cs="Times New Roman"/>
          <w:i/>
          <w:iCs/>
          <w:rPrChange w:id="439" w:author="Gregory Dame" w:date="2023-01-05T17:20:00Z">
            <w:rPr>
              <w:rFonts w:ascii="Times New Roman" w:hAnsi="Times New Roman" w:cs="Times New Roman"/>
            </w:rPr>
          </w:rPrChange>
        </w:rPr>
        <w:t>E. coli</w:t>
      </w:r>
      <w:r w:rsidRPr="00F50366">
        <w:rPr>
          <w:rFonts w:ascii="Times New Roman" w:hAnsi="Times New Roman" w:cs="Times New Roman"/>
        </w:rPr>
        <w:t xml:space="preserve"> wurde in 20 µl </w:t>
      </w:r>
      <w:commentRangeStart w:id="440"/>
      <w:r w:rsidRPr="00F50366">
        <w:rPr>
          <w:rFonts w:ascii="Times New Roman" w:hAnsi="Times New Roman" w:cs="Times New Roman"/>
        </w:rPr>
        <w:t xml:space="preserve">PCR-reinem </w:t>
      </w:r>
      <w:commentRangeEnd w:id="440"/>
      <w:r w:rsidR="002D1F26">
        <w:rPr>
          <w:rStyle w:val="Kommentarzeichen"/>
        </w:rPr>
        <w:commentReference w:id="440"/>
      </w:r>
      <w:r w:rsidRPr="00F50366">
        <w:rPr>
          <w:rFonts w:ascii="Times New Roman" w:hAnsi="Times New Roman" w:cs="Times New Roman"/>
        </w:rPr>
        <w:t xml:space="preserve">Wasser (Nuklease- und Nukleinsäure-frei, DEPC behandelt, Carl Roth) suspendiert. Von dieser </w:t>
      </w:r>
      <w:del w:id="441" w:author="Gregory Dame" w:date="2023-01-05T17:35:00Z">
        <w:r w:rsidRPr="00F50366" w:rsidDel="002D1F26">
          <w:rPr>
            <w:rFonts w:ascii="Times New Roman" w:hAnsi="Times New Roman" w:cs="Times New Roman"/>
          </w:rPr>
          <w:delText xml:space="preserve">Suspension </w:delText>
        </w:r>
      </w:del>
      <w:ins w:id="442" w:author="Gregory Dame" w:date="2023-01-05T17:35:00Z">
        <w:r w:rsidR="002D1F26">
          <w:rPr>
            <w:rFonts w:ascii="Times New Roman" w:hAnsi="Times New Roman" w:cs="Times New Roman"/>
          </w:rPr>
          <w:t>Bakteriens</w:t>
        </w:r>
        <w:r w:rsidR="002D1F26" w:rsidRPr="00F50366">
          <w:rPr>
            <w:rFonts w:ascii="Times New Roman" w:hAnsi="Times New Roman" w:cs="Times New Roman"/>
          </w:rPr>
          <w:t xml:space="preserve">uspension </w:t>
        </w:r>
      </w:ins>
      <w:r w:rsidRPr="00F50366">
        <w:rPr>
          <w:rFonts w:ascii="Times New Roman" w:hAnsi="Times New Roman" w:cs="Times New Roman"/>
        </w:rPr>
        <w:t xml:space="preserve">wurden 2 µl mit 18 µl PCR-Mix gemischt und eine PCR </w:t>
      </w:r>
      <w:ins w:id="443" w:author="Iris Bachmann" w:date="2023-01-18T09:16:00Z">
        <w:r w:rsidR="0099023F">
          <w:rPr>
            <w:rFonts w:ascii="Times New Roman" w:hAnsi="Times New Roman" w:cs="Times New Roman"/>
          </w:rPr>
          <w:t xml:space="preserve">im Gerät </w:t>
        </w:r>
        <w:proofErr w:type="spellStart"/>
        <w:r w:rsidR="0099023F">
          <w:rPr>
            <w:rFonts w:ascii="Times New Roman" w:hAnsi="Times New Roman" w:cs="Times New Roman"/>
          </w:rPr>
          <w:t>xyz</w:t>
        </w:r>
        <w:proofErr w:type="spellEnd"/>
        <w:r w:rsidR="0099023F">
          <w:rPr>
            <w:rFonts w:ascii="Times New Roman" w:hAnsi="Times New Roman" w:cs="Times New Roman"/>
          </w:rPr>
          <w:t xml:space="preserve"> (Roche) </w:t>
        </w:r>
      </w:ins>
      <w:r w:rsidRPr="00F50366">
        <w:rPr>
          <w:rFonts w:ascii="Times New Roman" w:hAnsi="Times New Roman" w:cs="Times New Roman"/>
        </w:rPr>
        <w:t xml:space="preserve">durchgeführt. Das Temperaturprogramm der </w:t>
      </w:r>
      <w:ins w:id="444" w:author="Gregory Dame" w:date="2023-01-05T17:37:00Z">
        <w:r w:rsidR="002D1F26">
          <w:rPr>
            <w:rFonts w:ascii="Times New Roman" w:hAnsi="Times New Roman" w:cs="Times New Roman"/>
          </w:rPr>
          <w:t xml:space="preserve">2-stufigen </w:t>
        </w:r>
      </w:ins>
      <w:r w:rsidRPr="00F50366">
        <w:rPr>
          <w:rFonts w:ascii="Times New Roman" w:hAnsi="Times New Roman" w:cs="Times New Roman"/>
        </w:rPr>
        <w:t xml:space="preserve">PCR ist in Tabelle 2 angegeben. Weitere 5 µl der Suspension wurden auf einer mit Ampicillin versetzten LB-Platte ausplattiert und bei 37 °C über Nacht </w:t>
      </w:r>
      <w:r w:rsidR="003857AD" w:rsidRPr="00F50366">
        <w:rPr>
          <w:rFonts w:ascii="Times New Roman" w:hAnsi="Times New Roman" w:cs="Times New Roman"/>
        </w:rPr>
        <w:t>inkubiert,</w:t>
      </w:r>
      <w:r w:rsidRPr="00F50366">
        <w:rPr>
          <w:rFonts w:ascii="Times New Roman" w:hAnsi="Times New Roman" w:cs="Times New Roman"/>
        </w:rPr>
        <w:t xml:space="preserve"> </w:t>
      </w:r>
      <w:commentRangeStart w:id="445"/>
      <w:r w:rsidRPr="00F50366">
        <w:rPr>
          <w:rFonts w:ascii="Times New Roman" w:hAnsi="Times New Roman" w:cs="Times New Roman"/>
        </w:rPr>
        <w:t xml:space="preserve">um eine Folgekultur der überprüften </w:t>
      </w:r>
      <w:r w:rsidRPr="002D1F26">
        <w:rPr>
          <w:rFonts w:ascii="Times New Roman" w:hAnsi="Times New Roman" w:cs="Times New Roman"/>
          <w:i/>
          <w:iCs/>
          <w:rPrChange w:id="446" w:author="Gregory Dame" w:date="2023-01-05T17:36:00Z">
            <w:rPr>
              <w:rFonts w:ascii="Times New Roman" w:hAnsi="Times New Roman" w:cs="Times New Roman"/>
            </w:rPr>
          </w:rPrChange>
        </w:rPr>
        <w:t xml:space="preserve">E. coli </w:t>
      </w:r>
      <w:r w:rsidRPr="00F50366">
        <w:rPr>
          <w:rFonts w:ascii="Times New Roman" w:hAnsi="Times New Roman" w:cs="Times New Roman"/>
        </w:rPr>
        <w:t>zu erhalten.</w:t>
      </w:r>
      <w:commentRangeEnd w:id="445"/>
      <w:r w:rsidR="002D1F26">
        <w:rPr>
          <w:rStyle w:val="Kommentarzeichen"/>
        </w:rPr>
        <w:commentReference w:id="445"/>
      </w:r>
    </w:p>
    <w:p w14:paraId="56BBB6E1" w14:textId="7556B78A" w:rsidR="00C032DC" w:rsidRDefault="006A700F" w:rsidP="00B43B35">
      <w:pPr>
        <w:spacing w:line="360" w:lineRule="auto"/>
      </w:pPr>
      <w:r w:rsidRPr="006A700F">
        <w:rPr>
          <w:noProof/>
        </w:rPr>
        <w:t xml:space="preserve"> </w:t>
      </w:r>
      <w:commentRangeStart w:id="447"/>
      <w:r>
        <w:rPr>
          <w:noProof/>
        </w:rPr>
        <w:drawing>
          <wp:inline distT="0" distB="0" distL="0" distR="0" wp14:anchorId="4529DC85" wp14:editId="6CE0562C">
            <wp:extent cx="5760720" cy="2075180"/>
            <wp:effectExtent l="0" t="0" r="0" b="1270"/>
            <wp:docPr id="10" name="Grafik 10"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Tisch enthält.&#10;&#10;Automatisch generierte Beschreibung"/>
                    <pic:cNvPicPr/>
                  </pic:nvPicPr>
                  <pic:blipFill>
                    <a:blip r:embed="rId16"/>
                    <a:stretch>
                      <a:fillRect/>
                    </a:stretch>
                  </pic:blipFill>
                  <pic:spPr>
                    <a:xfrm>
                      <a:off x="0" y="0"/>
                      <a:ext cx="5760720" cy="2075180"/>
                    </a:xfrm>
                    <a:prstGeom prst="rect">
                      <a:avLst/>
                    </a:prstGeom>
                  </pic:spPr>
                </pic:pic>
              </a:graphicData>
            </a:graphic>
          </wp:inline>
        </w:drawing>
      </w:r>
      <w:commentRangeEnd w:id="447"/>
      <w:r w:rsidR="00BC0D73">
        <w:rPr>
          <w:rStyle w:val="Kommentarzeichen"/>
        </w:rPr>
        <w:commentReference w:id="447"/>
      </w:r>
    </w:p>
    <w:p w14:paraId="2C10FAC4" w14:textId="6AEDE4C1" w:rsidR="004D6DD7" w:rsidRPr="00A10064" w:rsidRDefault="004D6DD7"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2.2.2 Extraktion </w:t>
      </w:r>
      <w:del w:id="448" w:author="Gregory Dame" w:date="2023-01-05T17:41:00Z">
        <w:r w:rsidRPr="00A10064" w:rsidDel="002D1F26">
          <w:rPr>
            <w:rFonts w:ascii="Times New Roman" w:hAnsi="Times New Roman" w:cs="Times New Roman"/>
            <w:b/>
          </w:rPr>
          <w:delText xml:space="preserve">von </w:delText>
        </w:r>
      </w:del>
      <w:ins w:id="449" w:author="Gregory Dame" w:date="2023-01-05T17:41:00Z">
        <w:r w:rsidR="002D1F26">
          <w:rPr>
            <w:rFonts w:ascii="Times New Roman" w:hAnsi="Times New Roman" w:cs="Times New Roman"/>
            <w:b/>
          </w:rPr>
          <w:t>der</w:t>
        </w:r>
        <w:r w:rsidR="002D1F26" w:rsidRPr="00A10064">
          <w:rPr>
            <w:rFonts w:ascii="Times New Roman" w:hAnsi="Times New Roman" w:cs="Times New Roman"/>
            <w:b/>
          </w:rPr>
          <w:t xml:space="preserve"> </w:t>
        </w:r>
      </w:ins>
      <w:r w:rsidRPr="00A10064">
        <w:rPr>
          <w:rFonts w:ascii="Times New Roman" w:hAnsi="Times New Roman" w:cs="Times New Roman"/>
          <w:b/>
        </w:rPr>
        <w:t>Plasmid-DNA aus Übernachtkulturen</w:t>
      </w:r>
    </w:p>
    <w:p w14:paraId="32566608" w14:textId="0F46C610" w:rsidR="00B80342" w:rsidRPr="00A10064" w:rsidRDefault="004D6DD7" w:rsidP="00B43B35">
      <w:pPr>
        <w:spacing w:line="360" w:lineRule="auto"/>
        <w:jc w:val="both"/>
        <w:rPr>
          <w:rFonts w:ascii="Times New Roman" w:hAnsi="Times New Roman" w:cs="Times New Roman"/>
        </w:rPr>
      </w:pPr>
      <w:del w:id="450" w:author="Gregory Dame" w:date="2023-01-05T17:38:00Z">
        <w:r w:rsidRPr="00A10064" w:rsidDel="002D1F26">
          <w:rPr>
            <w:rFonts w:ascii="Times New Roman" w:hAnsi="Times New Roman" w:cs="Times New Roman"/>
          </w:rPr>
          <w:delText xml:space="preserve"> </w:delText>
        </w:r>
      </w:del>
      <w:r w:rsidRPr="00A10064">
        <w:rPr>
          <w:rFonts w:ascii="Times New Roman" w:hAnsi="Times New Roman" w:cs="Times New Roman"/>
        </w:rPr>
        <w:t xml:space="preserve">Die transformierten Bakterien wurden bei 37 °C und 200 RPM über Nacht in 25 ml Lennox LB-Medium </w:t>
      </w:r>
      <w:del w:id="451" w:author="Iris Bachmann" w:date="2023-01-18T09:59:00Z">
        <w:r w:rsidRPr="00A10064" w:rsidDel="00BC0D73">
          <w:rPr>
            <w:rFonts w:ascii="Times New Roman" w:hAnsi="Times New Roman" w:cs="Times New Roman"/>
          </w:rPr>
          <w:delText>(</w:delText>
        </w:r>
        <w:commentRangeStart w:id="452"/>
        <w:r w:rsidRPr="00A10064" w:rsidDel="00BC0D73">
          <w:rPr>
            <w:rFonts w:ascii="Times New Roman" w:hAnsi="Times New Roman" w:cs="Times New Roman"/>
          </w:rPr>
          <w:delText>C</w:delText>
        </w:r>
      </w:del>
      <w:commentRangeEnd w:id="452"/>
      <w:r w:rsidR="00BC0D73">
        <w:rPr>
          <w:rStyle w:val="Kommentarzeichen"/>
        </w:rPr>
        <w:commentReference w:id="452"/>
      </w:r>
      <w:del w:id="453" w:author="Iris Bachmann" w:date="2023-01-18T09:59:00Z">
        <w:r w:rsidRPr="00A10064" w:rsidDel="00BC0D73">
          <w:rPr>
            <w:rFonts w:ascii="Times New Roman" w:hAnsi="Times New Roman" w:cs="Times New Roman"/>
          </w:rPr>
          <w:delText xml:space="preserve">arl Roth) </w:delText>
        </w:r>
      </w:del>
      <w:r w:rsidRPr="00A10064">
        <w:rPr>
          <w:rFonts w:ascii="Times New Roman" w:hAnsi="Times New Roman" w:cs="Times New Roman"/>
        </w:rPr>
        <w:t>kultiviert. Die Isolierung der Plasmid-DNA erfolgte mit dem Qiagen Plasmid Midi Kit (Qiagen) nach Herstellerangaben</w:t>
      </w:r>
      <w:del w:id="454" w:author="Iris Bachmann" w:date="2023-01-18T10:00:00Z">
        <w:r w:rsidRPr="00A10064" w:rsidDel="00BC0D73">
          <w:rPr>
            <w:rFonts w:ascii="Times New Roman" w:hAnsi="Times New Roman" w:cs="Times New Roman"/>
          </w:rPr>
          <w:delText xml:space="preserve"> (</w:delText>
        </w:r>
        <w:commentRangeStart w:id="455"/>
        <w:r w:rsidRPr="00A10064" w:rsidDel="00BC0D73">
          <w:rPr>
            <w:rFonts w:ascii="Times New Roman" w:hAnsi="Times New Roman" w:cs="Times New Roman"/>
          </w:rPr>
          <w:delText>Protokoll5</w:delText>
        </w:r>
        <w:commentRangeEnd w:id="455"/>
        <w:r w:rsidR="00BC0D73" w:rsidDel="00BC0D73">
          <w:rPr>
            <w:rStyle w:val="Kommentarzeichen"/>
          </w:rPr>
          <w:commentReference w:id="455"/>
        </w:r>
        <w:r w:rsidRPr="00A10064" w:rsidDel="00BC0D73">
          <w:rPr>
            <w:rFonts w:ascii="Times New Roman" w:hAnsi="Times New Roman" w:cs="Times New Roman"/>
          </w:rPr>
          <w:delText xml:space="preserve"> online verfügbar)</w:delText>
        </w:r>
      </w:del>
      <w:r w:rsidRPr="00A10064">
        <w:rPr>
          <w:rFonts w:ascii="Times New Roman" w:hAnsi="Times New Roman" w:cs="Times New Roman"/>
        </w:rPr>
        <w:t xml:space="preserve">. Das Prinzip der </w:t>
      </w:r>
      <w:del w:id="456" w:author="Iris Bachmann" w:date="2023-01-18T10:00:00Z">
        <w:r w:rsidRPr="00A10064" w:rsidDel="00BC0D73">
          <w:rPr>
            <w:rFonts w:ascii="Times New Roman" w:hAnsi="Times New Roman" w:cs="Times New Roman"/>
          </w:rPr>
          <w:delText xml:space="preserve">QIAGEN </w:delText>
        </w:r>
      </w:del>
      <w:ins w:id="457" w:author="Iris Bachmann" w:date="2023-01-18T10:00:00Z">
        <w:r w:rsidR="00BC0D73" w:rsidRPr="00A10064">
          <w:rPr>
            <w:rFonts w:ascii="Times New Roman" w:hAnsi="Times New Roman" w:cs="Times New Roman"/>
          </w:rPr>
          <w:t>Q</w:t>
        </w:r>
        <w:r w:rsidR="00BC0D73">
          <w:rPr>
            <w:rFonts w:ascii="Times New Roman" w:hAnsi="Times New Roman" w:cs="Times New Roman"/>
          </w:rPr>
          <w:t>iagen</w:t>
        </w:r>
        <w:r w:rsidR="00BC0D73" w:rsidRPr="00A10064">
          <w:rPr>
            <w:rFonts w:ascii="Times New Roman" w:hAnsi="Times New Roman" w:cs="Times New Roman"/>
          </w:rPr>
          <w:t xml:space="preserve"> </w:t>
        </w:r>
      </w:ins>
      <w:r w:rsidRPr="00A10064">
        <w:rPr>
          <w:rFonts w:ascii="Times New Roman" w:hAnsi="Times New Roman" w:cs="Times New Roman"/>
        </w:rPr>
        <w:t>DNA-</w:t>
      </w:r>
      <w:ins w:id="458" w:author="Iris Bachmann" w:date="2023-01-18T10:01:00Z">
        <w:r w:rsidR="00BC0D73">
          <w:rPr>
            <w:rFonts w:ascii="Times New Roman" w:hAnsi="Times New Roman" w:cs="Times New Roman"/>
          </w:rPr>
          <w:t>R</w:t>
        </w:r>
      </w:ins>
      <w:commentRangeStart w:id="459"/>
      <w:del w:id="460" w:author="Iris Bachmann" w:date="2023-01-18T10:01:00Z">
        <w:r w:rsidRPr="00A10064" w:rsidDel="00BC0D73">
          <w:rPr>
            <w:rFonts w:ascii="Times New Roman" w:hAnsi="Times New Roman" w:cs="Times New Roman"/>
          </w:rPr>
          <w:delText>Aufr</w:delText>
        </w:r>
      </w:del>
      <w:r w:rsidRPr="00A10064">
        <w:rPr>
          <w:rFonts w:ascii="Times New Roman" w:hAnsi="Times New Roman" w:cs="Times New Roman"/>
        </w:rPr>
        <w:t>einigung</w:t>
      </w:r>
      <w:commentRangeEnd w:id="459"/>
      <w:r w:rsidR="00BC0D73">
        <w:rPr>
          <w:rStyle w:val="Kommentarzeichen"/>
        </w:rPr>
        <w:commentReference w:id="459"/>
      </w:r>
      <w:r w:rsidRPr="00A10064">
        <w:rPr>
          <w:rFonts w:ascii="Times New Roman" w:hAnsi="Times New Roman" w:cs="Times New Roman"/>
        </w:rPr>
        <w:t xml:space="preserve"> beruht dabei auf </w:t>
      </w:r>
      <w:del w:id="461" w:author="Iris Bachmann" w:date="2023-01-18T10:01:00Z">
        <w:r w:rsidRPr="00A10064" w:rsidDel="00BC0D73">
          <w:rPr>
            <w:rFonts w:ascii="Times New Roman" w:hAnsi="Times New Roman" w:cs="Times New Roman"/>
          </w:rPr>
          <w:delText>einer speziellen</w:delText>
        </w:r>
      </w:del>
      <w:ins w:id="462" w:author="Iris Bachmann" w:date="2023-01-18T10:01:00Z">
        <w:r w:rsidR="00BC0D73">
          <w:rPr>
            <w:rFonts w:ascii="Times New Roman" w:hAnsi="Times New Roman" w:cs="Times New Roman"/>
          </w:rPr>
          <w:t>der</w:t>
        </w:r>
      </w:ins>
      <w:r w:rsidRPr="00A10064">
        <w:rPr>
          <w:rFonts w:ascii="Times New Roman" w:hAnsi="Times New Roman" w:cs="Times New Roman"/>
        </w:rPr>
        <w:t xml:space="preserve"> alkalischen Lyse der Bakterien kombiniert mit einem </w:t>
      </w:r>
      <w:ins w:id="463" w:author="Iris Bachmann" w:date="2023-01-18T10:01:00Z">
        <w:r w:rsidR="00BC0D73">
          <w:rPr>
            <w:rFonts w:ascii="Times New Roman" w:hAnsi="Times New Roman" w:cs="Times New Roman"/>
          </w:rPr>
          <w:t>An- oder Kat-?!</w:t>
        </w:r>
      </w:ins>
      <w:r w:rsidRPr="00A10064">
        <w:rPr>
          <w:rFonts w:ascii="Times New Roman" w:hAnsi="Times New Roman" w:cs="Times New Roman"/>
        </w:rPr>
        <w:t xml:space="preserve">Ionen Austausch (QIAGEN 2021). Hierbei wird die negativ geladene DNA an ein positiv geladenes Säulenmaterial wie </w:t>
      </w:r>
      <w:proofErr w:type="spellStart"/>
      <w:r w:rsidRPr="00A10064">
        <w:rPr>
          <w:rFonts w:ascii="Times New Roman" w:hAnsi="Times New Roman" w:cs="Times New Roman"/>
        </w:rPr>
        <w:t>Diethylaminoethyl</w:t>
      </w:r>
      <w:proofErr w:type="spellEnd"/>
      <w:r w:rsidRPr="00A10064">
        <w:rPr>
          <w:rFonts w:ascii="Times New Roman" w:hAnsi="Times New Roman" w:cs="Times New Roman"/>
        </w:rPr>
        <w:t xml:space="preserve"> (DEAE) Zellulose gebunden (Gautam</w:t>
      </w:r>
      <w:ins w:id="464" w:author="Gregory Dame" w:date="2023-01-05T17:39:00Z">
        <w:r w:rsidR="002D1F26">
          <w:rPr>
            <w:rFonts w:ascii="Times New Roman" w:hAnsi="Times New Roman" w:cs="Times New Roman"/>
          </w:rPr>
          <w:t>,</w:t>
        </w:r>
      </w:ins>
      <w:r w:rsidRPr="00A10064">
        <w:rPr>
          <w:rFonts w:ascii="Times New Roman" w:hAnsi="Times New Roman" w:cs="Times New Roman"/>
        </w:rPr>
        <w:t xml:space="preserve"> 2022). Durch in Salzkonzentrationen variierende Puffer kann anschließend die gebundene DNA von Unreinheiten befreit und eluiert werden (</w:t>
      </w:r>
      <w:proofErr w:type="spellStart"/>
      <w:r w:rsidRPr="00A10064">
        <w:rPr>
          <w:rFonts w:ascii="Times New Roman" w:hAnsi="Times New Roman" w:cs="Times New Roman"/>
        </w:rPr>
        <w:t>Prazeres</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Schluep</w:t>
      </w:r>
      <w:proofErr w:type="spellEnd"/>
      <w:del w:id="465" w:author="Gregory Dame" w:date="2023-01-05T17:40:00Z">
        <w:r w:rsidRPr="00A10064" w:rsidDel="002D1F26">
          <w:rPr>
            <w:rFonts w:ascii="Times New Roman" w:hAnsi="Times New Roman" w:cs="Times New Roman"/>
          </w:rPr>
          <w:delText>,</w:delText>
        </w:r>
      </w:del>
      <w:r w:rsidRPr="00A10064">
        <w:rPr>
          <w:rFonts w:ascii="Times New Roman" w:hAnsi="Times New Roman" w:cs="Times New Roman"/>
        </w:rPr>
        <w:t xml:space="preserve"> and </w:t>
      </w:r>
      <w:proofErr w:type="spellStart"/>
      <w:r w:rsidRPr="00A10064">
        <w:rPr>
          <w:rFonts w:ascii="Times New Roman" w:hAnsi="Times New Roman" w:cs="Times New Roman"/>
        </w:rPr>
        <w:t>Cooney</w:t>
      </w:r>
      <w:proofErr w:type="spellEnd"/>
      <w:ins w:id="466" w:author="Gregory Dame" w:date="2023-01-05T17:40:00Z">
        <w:r w:rsidR="002D1F26">
          <w:rPr>
            <w:rFonts w:ascii="Times New Roman" w:hAnsi="Times New Roman" w:cs="Times New Roman"/>
          </w:rPr>
          <w:t xml:space="preserve">, </w:t>
        </w:r>
      </w:ins>
      <w:del w:id="467" w:author="Gregory Dame" w:date="2023-01-05T17:40:00Z">
        <w:r w:rsidRPr="00A10064" w:rsidDel="002D1F26">
          <w:rPr>
            <w:rFonts w:ascii="Times New Roman" w:hAnsi="Times New Roman" w:cs="Times New Roman"/>
          </w:rPr>
          <w:delText xml:space="preserve"> </w:delText>
        </w:r>
      </w:del>
      <w:r w:rsidRPr="00A10064">
        <w:rPr>
          <w:rFonts w:ascii="Times New Roman" w:hAnsi="Times New Roman" w:cs="Times New Roman"/>
        </w:rPr>
        <w:t xml:space="preserve">1998). Die Elution der DNA im letzten Schritt wurde mit 30 µl PCR-reinem Wasser durchgeführt. Eine anschließende </w:t>
      </w:r>
      <w:del w:id="468" w:author="Gregory Dame" w:date="2023-01-05T17:41:00Z">
        <w:r w:rsidRPr="00A10064" w:rsidDel="002D1F26">
          <w:rPr>
            <w:rFonts w:ascii="Times New Roman" w:hAnsi="Times New Roman" w:cs="Times New Roman"/>
          </w:rPr>
          <w:delText xml:space="preserve">Abschätzung </w:delText>
        </w:r>
      </w:del>
      <w:commentRangeStart w:id="469"/>
      <w:ins w:id="470" w:author="Gregory Dame" w:date="2023-01-05T17:41:00Z">
        <w:r w:rsidR="002D1F26">
          <w:rPr>
            <w:rFonts w:ascii="Times New Roman" w:hAnsi="Times New Roman" w:cs="Times New Roman"/>
          </w:rPr>
          <w:t>Messung</w:t>
        </w:r>
      </w:ins>
      <w:commentRangeEnd w:id="469"/>
      <w:r w:rsidR="00207E67">
        <w:rPr>
          <w:rStyle w:val="Kommentarzeichen"/>
        </w:rPr>
        <w:commentReference w:id="469"/>
      </w:r>
      <w:ins w:id="471" w:author="Gregory Dame" w:date="2023-01-05T17:41:00Z">
        <w:r w:rsidR="002D1F26" w:rsidRPr="00A10064">
          <w:rPr>
            <w:rFonts w:ascii="Times New Roman" w:hAnsi="Times New Roman" w:cs="Times New Roman"/>
          </w:rPr>
          <w:t xml:space="preserve"> </w:t>
        </w:r>
      </w:ins>
      <w:r w:rsidRPr="00A10064">
        <w:rPr>
          <w:rFonts w:ascii="Times New Roman" w:hAnsi="Times New Roman" w:cs="Times New Roman"/>
        </w:rPr>
        <w:t xml:space="preserve">der DNA-Konzentration erfolgte mit dem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8000 </w:t>
      </w:r>
      <w:proofErr w:type="spellStart"/>
      <w:r w:rsidRPr="00A10064">
        <w:rPr>
          <w:rFonts w:ascii="Times New Roman" w:hAnsi="Times New Roman" w:cs="Times New Roman"/>
        </w:rPr>
        <w:t>Spektrophotometer</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w:t>
      </w:r>
    </w:p>
    <w:p w14:paraId="2C5AB6B0" w14:textId="77777777" w:rsidR="004D6DD7" w:rsidRPr="00A10064" w:rsidRDefault="004D6DD7"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2.2.3 Sequenzierung der isolierten Plasmide </w:t>
      </w:r>
    </w:p>
    <w:p w14:paraId="648B04A2" w14:textId="0E250A27" w:rsidR="004D6DD7" w:rsidRPr="00A10064" w:rsidRDefault="004D6DD7" w:rsidP="00B43B35">
      <w:pPr>
        <w:spacing w:line="360" w:lineRule="auto"/>
        <w:jc w:val="both"/>
        <w:rPr>
          <w:rFonts w:ascii="Times New Roman" w:hAnsi="Times New Roman" w:cs="Times New Roman"/>
        </w:rPr>
      </w:pPr>
      <w:del w:id="472" w:author="Gregory Dame" w:date="2023-01-05T17:42:00Z">
        <w:r w:rsidRPr="00A10064" w:rsidDel="002D1F26">
          <w:rPr>
            <w:rFonts w:ascii="Times New Roman" w:hAnsi="Times New Roman" w:cs="Times New Roman"/>
          </w:rPr>
          <w:delText>Um die</w:delText>
        </w:r>
      </w:del>
      <w:ins w:id="473" w:author="Gregory Dame" w:date="2023-01-05T17:42:00Z">
        <w:r w:rsidR="002D1F26">
          <w:rPr>
            <w:rFonts w:ascii="Times New Roman" w:hAnsi="Times New Roman" w:cs="Times New Roman"/>
          </w:rPr>
          <w:t>Zur Prüfung der</w:t>
        </w:r>
      </w:ins>
      <w:r w:rsidRPr="00A10064">
        <w:rPr>
          <w:rFonts w:ascii="Times New Roman" w:hAnsi="Times New Roman" w:cs="Times New Roman"/>
        </w:rPr>
        <w:t xml:space="preserve"> DNA-Sequenz </w:t>
      </w:r>
      <w:del w:id="474" w:author="Gregory Dame" w:date="2023-01-05T17:42:00Z">
        <w:r w:rsidRPr="00A10064" w:rsidDel="002D1F26">
          <w:rPr>
            <w:rFonts w:ascii="Times New Roman" w:hAnsi="Times New Roman" w:cs="Times New Roman"/>
          </w:rPr>
          <w:delText xml:space="preserve">des transformierten Plasmids zu überprüfen, </w:delText>
        </w:r>
      </w:del>
      <w:r w:rsidRPr="00A10064">
        <w:rPr>
          <w:rFonts w:ascii="Times New Roman" w:hAnsi="Times New Roman" w:cs="Times New Roman"/>
        </w:rPr>
        <w:t xml:space="preserve">wurde die isolierte Plasmid-DNA mittels </w:t>
      </w:r>
      <w:ins w:id="475" w:author="Iris Bachmann" w:date="2023-01-18T10:04:00Z">
        <w:r w:rsidR="00BC0D73">
          <w:rPr>
            <w:rFonts w:ascii="Times New Roman" w:hAnsi="Times New Roman" w:cs="Times New Roman"/>
          </w:rPr>
          <w:t>Sanger-</w:t>
        </w:r>
      </w:ins>
      <w:r w:rsidRPr="00A10064">
        <w:rPr>
          <w:rFonts w:ascii="Times New Roman" w:hAnsi="Times New Roman" w:cs="Times New Roman"/>
        </w:rPr>
        <w:t xml:space="preserve">Sequenzierung untersucht. Dabei wird </w:t>
      </w:r>
      <w:ins w:id="476" w:author="Iris Bachmann" w:date="2023-01-18T10:05:00Z">
        <w:r w:rsidR="00BC0D73">
          <w:rPr>
            <w:rFonts w:ascii="Times New Roman" w:hAnsi="Times New Roman" w:cs="Times New Roman"/>
          </w:rPr>
          <w:t xml:space="preserve">speziell </w:t>
        </w:r>
      </w:ins>
      <w:r w:rsidRPr="00A10064">
        <w:rPr>
          <w:rFonts w:ascii="Times New Roman" w:hAnsi="Times New Roman" w:cs="Times New Roman"/>
        </w:rPr>
        <w:t>der</w:t>
      </w:r>
      <w:ins w:id="477" w:author="Iris Bachmann" w:date="2023-01-18T10:05:00Z">
        <w:r w:rsidR="00BC0D73">
          <w:rPr>
            <w:rFonts w:ascii="Times New Roman" w:hAnsi="Times New Roman" w:cs="Times New Roman"/>
          </w:rPr>
          <w:t xml:space="preserve"> </w:t>
        </w:r>
        <w:proofErr w:type="spellStart"/>
        <w:r w:rsidR="00BC0D73">
          <w:rPr>
            <w:rFonts w:ascii="Times New Roman" w:hAnsi="Times New Roman" w:cs="Times New Roman"/>
          </w:rPr>
          <w:t>insertierte</w:t>
        </w:r>
        <w:proofErr w:type="spellEnd"/>
        <w:r w:rsidR="00BC0D73">
          <w:rPr>
            <w:rFonts w:ascii="Times New Roman" w:hAnsi="Times New Roman" w:cs="Times New Roman"/>
          </w:rPr>
          <w:t>/ Insert-</w:t>
        </w:r>
      </w:ins>
      <w:proofErr w:type="spellStart"/>
      <w:del w:id="478" w:author="Iris Bachmann" w:date="2023-01-18T10:05:00Z">
        <w:r w:rsidRPr="00A10064" w:rsidDel="00BC0D73">
          <w:rPr>
            <w:rFonts w:ascii="Times New Roman" w:hAnsi="Times New Roman" w:cs="Times New Roman"/>
          </w:rPr>
          <w:delText xml:space="preserve"> </w:delText>
        </w:r>
      </w:del>
      <w:r w:rsidRPr="00A10064">
        <w:rPr>
          <w:rFonts w:ascii="Times New Roman" w:hAnsi="Times New Roman" w:cs="Times New Roman"/>
        </w:rPr>
        <w:t>Plasmidabschnitt</w:t>
      </w:r>
      <w:proofErr w:type="spellEnd"/>
      <w:r w:rsidRPr="00A10064">
        <w:rPr>
          <w:rFonts w:ascii="Times New Roman" w:hAnsi="Times New Roman" w:cs="Times New Roman"/>
        </w:rPr>
        <w:t xml:space="preserve"> mit der Virussequenz über eine PCR amplifiziert </w:t>
      </w:r>
      <w:commentRangeStart w:id="479"/>
      <w:commentRangeStart w:id="480"/>
      <w:r w:rsidRPr="00A10064">
        <w:rPr>
          <w:rFonts w:ascii="Times New Roman" w:hAnsi="Times New Roman" w:cs="Times New Roman"/>
        </w:rPr>
        <w:t xml:space="preserve">und mittels der von Sanger, </w:t>
      </w:r>
      <w:proofErr w:type="spellStart"/>
      <w:r w:rsidRPr="00A10064">
        <w:rPr>
          <w:rFonts w:ascii="Times New Roman" w:hAnsi="Times New Roman" w:cs="Times New Roman"/>
        </w:rPr>
        <w:t>Nicklen</w:t>
      </w:r>
      <w:proofErr w:type="spellEnd"/>
      <w:r w:rsidRPr="00A10064">
        <w:rPr>
          <w:rFonts w:ascii="Times New Roman" w:hAnsi="Times New Roman" w:cs="Times New Roman"/>
        </w:rPr>
        <w:t xml:space="preserve">, and Coulson (1977) beschriebenen Kettenabbruchmethode mit fluoreszenzmarkierten </w:t>
      </w:r>
      <w:proofErr w:type="spellStart"/>
      <w:r w:rsidRPr="00A10064">
        <w:rPr>
          <w:rFonts w:ascii="Times New Roman" w:hAnsi="Times New Roman" w:cs="Times New Roman"/>
        </w:rPr>
        <w:t>Didesoxynucleotiden</w:t>
      </w:r>
      <w:proofErr w:type="spellEnd"/>
      <w:r w:rsidRPr="00A10064">
        <w:rPr>
          <w:rFonts w:ascii="Times New Roman" w:hAnsi="Times New Roman" w:cs="Times New Roman"/>
        </w:rPr>
        <w:t xml:space="preserve"> sequenziert (</w:t>
      </w:r>
      <w:proofErr w:type="spellStart"/>
      <w:r w:rsidRPr="00A10064">
        <w:rPr>
          <w:rFonts w:ascii="Times New Roman" w:hAnsi="Times New Roman" w:cs="Times New Roman"/>
        </w:rPr>
        <w:t>Mülhardt</w:t>
      </w:r>
      <w:proofErr w:type="spellEnd"/>
      <w:ins w:id="481" w:author="Gregory Dame" w:date="2023-01-05T17:41:00Z">
        <w:r w:rsidR="002D1F26">
          <w:rPr>
            <w:rFonts w:ascii="Times New Roman" w:hAnsi="Times New Roman" w:cs="Times New Roman"/>
          </w:rPr>
          <w:t>,</w:t>
        </w:r>
      </w:ins>
      <w:r w:rsidRPr="00A10064">
        <w:rPr>
          <w:rFonts w:ascii="Times New Roman" w:hAnsi="Times New Roman" w:cs="Times New Roman"/>
        </w:rPr>
        <w:t xml:space="preserve"> 2009). </w:t>
      </w:r>
      <w:commentRangeEnd w:id="479"/>
      <w:r w:rsidR="002D1F26">
        <w:rPr>
          <w:rStyle w:val="Kommentarzeichen"/>
        </w:rPr>
        <w:commentReference w:id="479"/>
      </w:r>
      <w:commentRangeEnd w:id="480"/>
      <w:r w:rsidR="0056508F">
        <w:rPr>
          <w:rStyle w:val="Kommentarzeichen"/>
        </w:rPr>
        <w:commentReference w:id="480"/>
      </w:r>
      <w:r w:rsidRPr="00A10064">
        <w:rPr>
          <w:rFonts w:ascii="Times New Roman" w:hAnsi="Times New Roman" w:cs="Times New Roman"/>
        </w:rPr>
        <w:t xml:space="preserve">Als Primer für die aus Kapitel 2.2.2 extrahierte Plasmid-DNA wurde der Vorwärtsprimer M13 (5’-GTAAAACGACGGCCAG-3’) und der </w:t>
      </w:r>
      <w:r w:rsidRPr="00A10064">
        <w:rPr>
          <w:rFonts w:ascii="Times New Roman" w:hAnsi="Times New Roman" w:cs="Times New Roman"/>
        </w:rPr>
        <w:lastRenderedPageBreak/>
        <w:t xml:space="preserve">Rückwärtsprimer M13r (5’-CAGGAAACAGCTATGAC-3’) verwendet. Die Sequenzierung erfolgte bei der Firma </w:t>
      </w:r>
      <w:proofErr w:type="spellStart"/>
      <w:r w:rsidRPr="00A10064">
        <w:rPr>
          <w:rFonts w:ascii="Times New Roman" w:hAnsi="Times New Roman" w:cs="Times New Roman"/>
        </w:rPr>
        <w:t>Microsynth</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Seqlab</w:t>
      </w:r>
      <w:proofErr w:type="spellEnd"/>
      <w:r w:rsidRPr="00A10064">
        <w:rPr>
          <w:rFonts w:ascii="Times New Roman" w:hAnsi="Times New Roman" w:cs="Times New Roman"/>
        </w:rPr>
        <w:t xml:space="preserve"> GmbH.</w:t>
      </w:r>
    </w:p>
    <w:p w14:paraId="50E2E6A2" w14:textId="58213A69" w:rsidR="00921A85" w:rsidRPr="00A10064" w:rsidRDefault="00921A85"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2.2.4 Restriktionsverdau </w:t>
      </w:r>
      <w:del w:id="482" w:author="Iris Bachmann" w:date="2023-01-18T10:05:00Z">
        <w:r w:rsidRPr="00A10064" w:rsidDel="00BC0D73">
          <w:rPr>
            <w:rFonts w:ascii="Times New Roman" w:hAnsi="Times New Roman" w:cs="Times New Roman"/>
            <w:b/>
          </w:rPr>
          <w:delText xml:space="preserve">und </w:delText>
        </w:r>
      </w:del>
      <w:ins w:id="483" w:author="Iris Bachmann" w:date="2023-01-18T10:05:00Z">
        <w:r w:rsidR="00BC0D73">
          <w:rPr>
            <w:rFonts w:ascii="Times New Roman" w:hAnsi="Times New Roman" w:cs="Times New Roman"/>
            <w:b/>
          </w:rPr>
          <w:t>zur</w:t>
        </w:r>
        <w:r w:rsidR="00BC0D73" w:rsidRPr="00A10064">
          <w:rPr>
            <w:rFonts w:ascii="Times New Roman" w:hAnsi="Times New Roman" w:cs="Times New Roman"/>
            <w:b/>
          </w:rPr>
          <w:t xml:space="preserve"> </w:t>
        </w:r>
      </w:ins>
      <w:del w:id="484" w:author="Iris Bachmann" w:date="2023-01-18T10:06:00Z">
        <w:r w:rsidRPr="00A10064" w:rsidDel="00BC0D73">
          <w:rPr>
            <w:rFonts w:ascii="Times New Roman" w:hAnsi="Times New Roman" w:cs="Times New Roman"/>
            <w:b/>
          </w:rPr>
          <w:delText xml:space="preserve">Linearisierung </w:delText>
        </w:r>
      </w:del>
      <w:proofErr w:type="spellStart"/>
      <w:ins w:id="485" w:author="Iris Bachmann" w:date="2023-01-18T10:06:00Z">
        <w:r w:rsidR="00BC0D73">
          <w:rPr>
            <w:rFonts w:ascii="Times New Roman" w:hAnsi="Times New Roman" w:cs="Times New Roman"/>
            <w:b/>
          </w:rPr>
          <w:t>Plasmidl</w:t>
        </w:r>
        <w:r w:rsidR="00BC0D73" w:rsidRPr="00A10064">
          <w:rPr>
            <w:rFonts w:ascii="Times New Roman" w:hAnsi="Times New Roman" w:cs="Times New Roman"/>
            <w:b/>
          </w:rPr>
          <w:t>inearisierung</w:t>
        </w:r>
        <w:proofErr w:type="spellEnd"/>
        <w:r w:rsidR="00BC0D73" w:rsidRPr="00A10064">
          <w:rPr>
            <w:rFonts w:ascii="Times New Roman" w:hAnsi="Times New Roman" w:cs="Times New Roman"/>
            <w:b/>
          </w:rPr>
          <w:t xml:space="preserve"> </w:t>
        </w:r>
      </w:ins>
      <w:del w:id="486" w:author="Iris Bachmann" w:date="2023-01-18T10:06:00Z">
        <w:r w:rsidRPr="00A10064" w:rsidDel="00BC0D73">
          <w:rPr>
            <w:rFonts w:ascii="Times New Roman" w:hAnsi="Times New Roman" w:cs="Times New Roman"/>
            <w:b/>
          </w:rPr>
          <w:delText xml:space="preserve">von Plasmiden </w:delText>
        </w:r>
      </w:del>
    </w:p>
    <w:p w14:paraId="7446CE93" w14:textId="628A82E2" w:rsidR="00921A85" w:rsidRPr="00A10064" w:rsidRDefault="00921A85" w:rsidP="00B43B35">
      <w:pPr>
        <w:spacing w:line="360" w:lineRule="auto"/>
        <w:jc w:val="both"/>
        <w:rPr>
          <w:rFonts w:ascii="Times New Roman" w:hAnsi="Times New Roman" w:cs="Times New Roman"/>
        </w:rPr>
      </w:pPr>
      <w:r w:rsidRPr="00A10064">
        <w:rPr>
          <w:rFonts w:ascii="Times New Roman" w:hAnsi="Times New Roman" w:cs="Times New Roman"/>
        </w:rPr>
        <w:t xml:space="preserve">In Vorbereitung für eine </w:t>
      </w:r>
      <w:r w:rsidRPr="002D1F26">
        <w:rPr>
          <w:rFonts w:ascii="Times New Roman" w:hAnsi="Times New Roman" w:cs="Times New Roman"/>
          <w:i/>
          <w:iCs/>
          <w:rPrChange w:id="487" w:author="Gregory Dame" w:date="2023-01-05T17:44:00Z">
            <w:rPr>
              <w:rFonts w:ascii="Times New Roman" w:hAnsi="Times New Roman" w:cs="Times New Roman"/>
            </w:rPr>
          </w:rPrChange>
        </w:rPr>
        <w:t>in vitro</w:t>
      </w:r>
      <w:r w:rsidRPr="00A10064">
        <w:rPr>
          <w:rFonts w:ascii="Times New Roman" w:hAnsi="Times New Roman" w:cs="Times New Roman"/>
        </w:rPr>
        <w:t xml:space="preserve"> Transkription zum Erstellen viraler RNA </w:t>
      </w:r>
      <w:proofErr w:type="gramStart"/>
      <w:r w:rsidRPr="00A10064">
        <w:rPr>
          <w:rFonts w:ascii="Times New Roman" w:hAnsi="Times New Roman" w:cs="Times New Roman"/>
        </w:rPr>
        <w:t>wurde</w:t>
      </w:r>
      <w:proofErr w:type="gramEnd"/>
      <w:r w:rsidRPr="00A10064">
        <w:rPr>
          <w:rFonts w:ascii="Times New Roman" w:hAnsi="Times New Roman" w:cs="Times New Roman"/>
        </w:rPr>
        <w:t xml:space="preserve"> die aus Kapitel 2.2.2 extrahierte Plasmid-DNA linearisiert. Dafür wurden </w:t>
      </w:r>
      <w:r w:rsidR="00DE08B5" w:rsidRPr="00A10064">
        <w:rPr>
          <w:rFonts w:ascii="Times New Roman" w:hAnsi="Times New Roman" w:cs="Times New Roman"/>
        </w:rPr>
        <w:t>Restriktion</w:t>
      </w:r>
      <w:r w:rsidR="00DE08B5">
        <w:rPr>
          <w:rFonts w:ascii="Times New Roman" w:hAnsi="Times New Roman" w:cs="Times New Roman"/>
        </w:rPr>
        <w:t>s-</w:t>
      </w:r>
      <w:r w:rsidRPr="00A10064">
        <w:rPr>
          <w:rFonts w:ascii="Times New Roman" w:hAnsi="Times New Roman" w:cs="Times New Roman"/>
        </w:rPr>
        <w:t xml:space="preserve">Endonukleasen benutzt, welche innerhalb </w:t>
      </w:r>
      <w:del w:id="488" w:author="Gregory Dame" w:date="2023-01-05T17:44:00Z">
        <w:r w:rsidRPr="00A10064" w:rsidDel="002D1F26">
          <w:rPr>
            <w:rFonts w:ascii="Times New Roman" w:hAnsi="Times New Roman" w:cs="Times New Roman"/>
          </w:rPr>
          <w:delText xml:space="preserve">von </w:delText>
        </w:r>
      </w:del>
      <w:ins w:id="489" w:author="Gregory Dame" w:date="2023-01-05T17:44:00Z">
        <w:r w:rsidR="002D1F26">
          <w:rPr>
            <w:rFonts w:ascii="Times New Roman" w:hAnsi="Times New Roman" w:cs="Times New Roman"/>
          </w:rPr>
          <w:t xml:space="preserve">der </w:t>
        </w:r>
      </w:ins>
      <w:r w:rsidRPr="00A10064">
        <w:rPr>
          <w:rFonts w:ascii="Times New Roman" w:hAnsi="Times New Roman" w:cs="Times New Roman"/>
        </w:rPr>
        <w:t>spezifischen Erkennungssequenzen d</w:t>
      </w:r>
      <w:del w:id="490" w:author="Iris Bachmann" w:date="2023-01-18T10:06:00Z">
        <w:r w:rsidRPr="00A10064" w:rsidDel="00BC0D73">
          <w:rPr>
            <w:rFonts w:ascii="Times New Roman" w:hAnsi="Times New Roman" w:cs="Times New Roman"/>
          </w:rPr>
          <w:delText>i</w:delText>
        </w:r>
      </w:del>
      <w:r w:rsidRPr="00A10064">
        <w:rPr>
          <w:rFonts w:ascii="Times New Roman" w:hAnsi="Times New Roman" w:cs="Times New Roman"/>
        </w:rPr>
        <w:t>e</w:t>
      </w:r>
      <w:ins w:id="491" w:author="Iris Bachmann" w:date="2023-01-18T10:06:00Z">
        <w:r w:rsidR="00BC0D73">
          <w:rPr>
            <w:rFonts w:ascii="Times New Roman" w:hAnsi="Times New Roman" w:cs="Times New Roman"/>
          </w:rPr>
          <w:t>n</w:t>
        </w:r>
      </w:ins>
      <w:r w:rsidRPr="00A10064">
        <w:rPr>
          <w:rFonts w:ascii="Times New Roman" w:hAnsi="Times New Roman" w:cs="Times New Roman"/>
        </w:rPr>
        <w:t xml:space="preserve"> </w:t>
      </w:r>
      <w:r w:rsidR="007D2CF9">
        <w:rPr>
          <w:rFonts w:ascii="Times New Roman" w:hAnsi="Times New Roman" w:cs="Times New Roman"/>
        </w:rPr>
        <w:t>DNA-Doppelstrang</w:t>
      </w:r>
      <w:r w:rsidRPr="00A10064">
        <w:rPr>
          <w:rFonts w:ascii="Times New Roman" w:hAnsi="Times New Roman" w:cs="Times New Roman"/>
        </w:rPr>
        <w:t xml:space="preserve"> schneiden</w:t>
      </w:r>
      <w:r w:rsidR="007D2CF9">
        <w:rPr>
          <w:rFonts w:ascii="Times New Roman" w:hAnsi="Times New Roman" w:cs="Times New Roman"/>
        </w:rPr>
        <w:t xml:space="preserve"> </w:t>
      </w:r>
      <w:r w:rsidRPr="00A10064">
        <w:rPr>
          <w:rFonts w:ascii="Times New Roman" w:hAnsi="Times New Roman" w:cs="Times New Roman"/>
        </w:rPr>
        <w:t xml:space="preserve">(Smith, </w:t>
      </w:r>
      <w:proofErr w:type="spellStart"/>
      <w:r w:rsidRPr="00A10064">
        <w:rPr>
          <w:rFonts w:ascii="Times New Roman" w:hAnsi="Times New Roman" w:cs="Times New Roman"/>
        </w:rPr>
        <w:t>n.d</w:t>
      </w:r>
      <w:proofErr w:type="spellEnd"/>
      <w:r w:rsidRPr="00A10064">
        <w:rPr>
          <w:rFonts w:ascii="Times New Roman" w:hAnsi="Times New Roman" w:cs="Times New Roman"/>
        </w:rPr>
        <w:t xml:space="preserve">.). Für das Influenza B Plasmid (siehe Abbildung 7 im Anhang) wurde das Enzym </w:t>
      </w:r>
      <w:proofErr w:type="spellStart"/>
      <w:r w:rsidRPr="002D1F26">
        <w:rPr>
          <w:rFonts w:ascii="Times New Roman" w:hAnsi="Times New Roman" w:cs="Times New Roman"/>
          <w:i/>
          <w:iCs/>
          <w:rPrChange w:id="492" w:author="Gregory Dame" w:date="2023-01-05T17:44:00Z">
            <w:rPr>
              <w:rFonts w:ascii="Times New Roman" w:hAnsi="Times New Roman" w:cs="Times New Roman"/>
            </w:rPr>
          </w:rPrChange>
        </w:rPr>
        <w:t>Sac</w:t>
      </w:r>
      <w:r w:rsidRPr="00A10064">
        <w:rPr>
          <w:rFonts w:ascii="Times New Roman" w:hAnsi="Times New Roman" w:cs="Times New Roman"/>
        </w:rPr>
        <w:t>I</w:t>
      </w:r>
      <w:proofErr w:type="spellEnd"/>
      <w:r w:rsidRPr="00A10064">
        <w:rPr>
          <w:rFonts w:ascii="Times New Roman" w:hAnsi="Times New Roman" w:cs="Times New Roman"/>
        </w:rPr>
        <w:t xml:space="preserve"> (Fast Digest,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Der Restriktionsverdau erfolgte in 30 µl einfach konzentriertem Fast Digest 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welcher mit </w:t>
      </w:r>
      <w:commentRangeStart w:id="493"/>
      <w:commentRangeStart w:id="494"/>
      <w:r w:rsidRPr="00A10064">
        <w:rPr>
          <w:rFonts w:ascii="Times New Roman" w:hAnsi="Times New Roman" w:cs="Times New Roman"/>
        </w:rPr>
        <w:t xml:space="preserve">6 µl </w:t>
      </w:r>
      <w:commentRangeEnd w:id="493"/>
      <w:r w:rsidR="002D1F26">
        <w:rPr>
          <w:rStyle w:val="Kommentarzeichen"/>
        </w:rPr>
        <w:commentReference w:id="493"/>
      </w:r>
      <w:commentRangeEnd w:id="494"/>
      <w:r w:rsidR="00BC0D73">
        <w:rPr>
          <w:rStyle w:val="Kommentarzeichen"/>
        </w:rPr>
        <w:commentReference w:id="494"/>
      </w:r>
      <w:r w:rsidRPr="00A10064">
        <w:rPr>
          <w:rFonts w:ascii="Times New Roman" w:hAnsi="Times New Roman" w:cs="Times New Roman"/>
        </w:rPr>
        <w:t xml:space="preserve">Enzym und </w:t>
      </w:r>
      <w:commentRangeStart w:id="495"/>
      <w:commentRangeStart w:id="496"/>
      <w:r w:rsidRPr="00A10064">
        <w:rPr>
          <w:rFonts w:ascii="Times New Roman" w:hAnsi="Times New Roman" w:cs="Times New Roman"/>
        </w:rPr>
        <w:t xml:space="preserve">3 µl </w:t>
      </w:r>
      <w:commentRangeEnd w:id="495"/>
      <w:r w:rsidR="002D1F26">
        <w:rPr>
          <w:rStyle w:val="Kommentarzeichen"/>
        </w:rPr>
        <w:commentReference w:id="495"/>
      </w:r>
      <w:commentRangeEnd w:id="496"/>
      <w:r w:rsidR="006F49DC">
        <w:rPr>
          <w:rStyle w:val="Kommentarzeichen"/>
        </w:rPr>
        <w:commentReference w:id="496"/>
      </w:r>
      <w:r w:rsidRPr="00A10064">
        <w:rPr>
          <w:rFonts w:ascii="Times New Roman" w:hAnsi="Times New Roman" w:cs="Times New Roman"/>
        </w:rPr>
        <w:t xml:space="preserve">Plasmid-DNA versetzt wurde. Der Restriktionsansatz wurde für 30 min bei 37 °C im Wasserbad inkubiert und anschließend bei 65 °C für 5 min inaktiviert. Für die Influenza A Plasmide (siehe Abbildung 8 - 11 im Anhang) wurde das Enzym </w:t>
      </w:r>
      <w:proofErr w:type="spellStart"/>
      <w:r w:rsidRPr="002D1F26">
        <w:rPr>
          <w:rFonts w:ascii="Times New Roman" w:hAnsi="Times New Roman" w:cs="Times New Roman"/>
          <w:i/>
          <w:iCs/>
          <w:rPrChange w:id="497" w:author="Gregory Dame" w:date="2023-01-05T17:45:00Z">
            <w:rPr>
              <w:rFonts w:ascii="Times New Roman" w:hAnsi="Times New Roman" w:cs="Times New Roman"/>
            </w:rPr>
          </w:rPrChange>
        </w:rPr>
        <w:t>Psh</w:t>
      </w:r>
      <w:r w:rsidRPr="00A10064">
        <w:rPr>
          <w:rFonts w:ascii="Times New Roman" w:hAnsi="Times New Roman" w:cs="Times New Roman"/>
        </w:rPr>
        <w:t>AI</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Der Restriktionsverdau erfolgte in 40 µl einfach konzentriertem Tango 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welcher mit </w:t>
      </w:r>
      <w:commentRangeStart w:id="498"/>
      <w:r w:rsidRPr="006F49DC">
        <w:rPr>
          <w:rFonts w:ascii="Times New Roman" w:hAnsi="Times New Roman" w:cs="Times New Roman"/>
        </w:rPr>
        <w:t xml:space="preserve">3 </w:t>
      </w:r>
      <w:r w:rsidRPr="006F49DC">
        <w:rPr>
          <w:rFonts w:ascii="Cambria Math" w:hAnsi="Cambria Math" w:cs="Cambria Math"/>
        </w:rPr>
        <w:t>𝜇𝑔</w:t>
      </w:r>
      <w:r w:rsidRPr="00A10064">
        <w:rPr>
          <w:rFonts w:ascii="Times New Roman" w:hAnsi="Times New Roman" w:cs="Times New Roman"/>
        </w:rPr>
        <w:t xml:space="preserve"> </w:t>
      </w:r>
      <w:commentRangeEnd w:id="498"/>
      <w:r w:rsidR="006F49DC">
        <w:rPr>
          <w:rStyle w:val="Kommentarzeichen"/>
        </w:rPr>
        <w:commentReference w:id="498"/>
      </w:r>
      <w:r w:rsidRPr="00A10064">
        <w:rPr>
          <w:rFonts w:ascii="Times New Roman" w:hAnsi="Times New Roman" w:cs="Times New Roman"/>
        </w:rPr>
        <w:t xml:space="preserve">Plasmid-DNA und 1,5 </w:t>
      </w:r>
      <w:commentRangeStart w:id="499"/>
      <w:r w:rsidRPr="006F49DC">
        <w:rPr>
          <w:rFonts w:ascii="Cambria Math" w:hAnsi="Cambria Math" w:cs="Cambria Math"/>
        </w:rPr>
        <w:t>𝑈</w:t>
      </w:r>
      <w:r w:rsidRPr="006F49DC">
        <w:rPr>
          <w:rFonts w:ascii="Times New Roman" w:hAnsi="Times New Roman" w:cs="Times New Roman"/>
        </w:rPr>
        <w:t>/</w:t>
      </w:r>
      <w:r w:rsidRPr="006F49DC">
        <w:rPr>
          <w:rFonts w:ascii="Cambria Math" w:hAnsi="Cambria Math" w:cs="Cambria Math"/>
        </w:rPr>
        <w:t>𝜇𝑙</w:t>
      </w:r>
      <w:r w:rsidRPr="00A10064">
        <w:rPr>
          <w:rFonts w:ascii="Times New Roman" w:hAnsi="Times New Roman" w:cs="Times New Roman"/>
        </w:rPr>
        <w:t xml:space="preserve"> </w:t>
      </w:r>
      <w:commentRangeEnd w:id="499"/>
      <w:r w:rsidR="006F49DC">
        <w:rPr>
          <w:rStyle w:val="Kommentarzeichen"/>
        </w:rPr>
        <w:commentReference w:id="499"/>
      </w:r>
      <w:r w:rsidRPr="00A10064">
        <w:rPr>
          <w:rFonts w:ascii="Times New Roman" w:hAnsi="Times New Roman" w:cs="Times New Roman"/>
        </w:rPr>
        <w:t>Enzym versetzt wurde. Der Restriktionsansatz wurde für 2 h im Wasserbad bei 37</w:t>
      </w:r>
      <w:del w:id="500" w:author="Gregory Dame" w:date="2023-01-05T17:46:00Z">
        <w:r w:rsidRPr="00A10064" w:rsidDel="002D1F26">
          <w:rPr>
            <w:rFonts w:ascii="Times New Roman" w:hAnsi="Times New Roman" w:cs="Times New Roman"/>
          </w:rPr>
          <w:delText xml:space="preserve"> </w:delText>
        </w:r>
      </w:del>
      <w:r w:rsidRPr="00A10064">
        <w:rPr>
          <w:rFonts w:ascii="Times New Roman" w:hAnsi="Times New Roman" w:cs="Times New Roman"/>
        </w:rPr>
        <w:t>°C inkubiert und anschließend bei 80</w:t>
      </w:r>
      <w:del w:id="501" w:author="Gregory Dame" w:date="2023-01-05T17:46:00Z">
        <w:r w:rsidRPr="00A10064" w:rsidDel="002D1F26">
          <w:rPr>
            <w:rFonts w:ascii="Times New Roman" w:hAnsi="Times New Roman" w:cs="Times New Roman"/>
          </w:rPr>
          <w:delText xml:space="preserve"> </w:delText>
        </w:r>
      </w:del>
      <w:r w:rsidRPr="00A10064">
        <w:rPr>
          <w:rFonts w:ascii="Times New Roman" w:hAnsi="Times New Roman" w:cs="Times New Roman"/>
        </w:rPr>
        <w:t xml:space="preserve">°C für 20 min im </w:t>
      </w:r>
      <w:commentRangeStart w:id="502"/>
      <w:proofErr w:type="spellStart"/>
      <w:r w:rsidRPr="00A10064">
        <w:rPr>
          <w:rFonts w:ascii="Times New Roman" w:hAnsi="Times New Roman" w:cs="Times New Roman"/>
        </w:rPr>
        <w:t>ThermoStat</w:t>
      </w:r>
      <w:proofErr w:type="spellEnd"/>
      <w:r w:rsidRPr="00A10064">
        <w:rPr>
          <w:rFonts w:ascii="Times New Roman" w:hAnsi="Times New Roman" w:cs="Times New Roman"/>
        </w:rPr>
        <w:t xml:space="preserve"> C (Eppendorf</w:t>
      </w:r>
      <w:proofErr w:type="gramStart"/>
      <w:r w:rsidRPr="00A10064">
        <w:rPr>
          <w:rFonts w:ascii="Times New Roman" w:hAnsi="Times New Roman" w:cs="Times New Roman"/>
        </w:rPr>
        <w:t>© )</w:t>
      </w:r>
      <w:proofErr w:type="gramEnd"/>
      <w:r w:rsidRPr="00A10064">
        <w:rPr>
          <w:rFonts w:ascii="Times New Roman" w:hAnsi="Times New Roman" w:cs="Times New Roman"/>
        </w:rPr>
        <w:t xml:space="preserve"> </w:t>
      </w:r>
      <w:commentRangeEnd w:id="502"/>
      <w:r w:rsidR="006F49DC">
        <w:rPr>
          <w:rStyle w:val="Kommentarzeichen"/>
        </w:rPr>
        <w:commentReference w:id="502"/>
      </w:r>
      <w:r w:rsidRPr="00A10064">
        <w:rPr>
          <w:rFonts w:ascii="Times New Roman" w:hAnsi="Times New Roman" w:cs="Times New Roman"/>
        </w:rPr>
        <w:t xml:space="preserve">inaktiviert. Zur Überprüfung des </w:t>
      </w:r>
      <w:proofErr w:type="spellStart"/>
      <w:r w:rsidRPr="00A10064">
        <w:rPr>
          <w:rFonts w:ascii="Times New Roman" w:hAnsi="Times New Roman" w:cs="Times New Roman"/>
        </w:rPr>
        <w:t>Restriktionsverdaus</w:t>
      </w:r>
      <w:proofErr w:type="spellEnd"/>
      <w:r w:rsidRPr="00A10064">
        <w:rPr>
          <w:rFonts w:ascii="Times New Roman" w:hAnsi="Times New Roman" w:cs="Times New Roman"/>
        </w:rPr>
        <w:t xml:space="preserve"> wurde eine Agarose-Gelelektrophorese durchgeführt. Sie dient der Auftrennung von DNA-Fragmenten. Die negativ geladene DNA wandert durch das Anlegen einer Spannung durch ein </w:t>
      </w:r>
      <w:del w:id="503" w:author="Gregory Dame" w:date="2023-01-05T17:47:00Z">
        <w:r w:rsidRPr="00A10064" w:rsidDel="002D1F26">
          <w:rPr>
            <w:rFonts w:ascii="Times New Roman" w:hAnsi="Times New Roman" w:cs="Times New Roman"/>
          </w:rPr>
          <w:delText xml:space="preserve">gitterartiges </w:delText>
        </w:r>
      </w:del>
      <w:r w:rsidRPr="00A10064">
        <w:rPr>
          <w:rFonts w:ascii="Times New Roman" w:hAnsi="Times New Roman" w:cs="Times New Roman"/>
        </w:rPr>
        <w:t>Trägermaterial (Agarose</w:t>
      </w:r>
      <w:r w:rsidR="004840A9">
        <w:rPr>
          <w:rFonts w:ascii="Times New Roman" w:hAnsi="Times New Roman" w:cs="Times New Roman"/>
        </w:rPr>
        <w:t>-</w:t>
      </w:r>
      <w:r w:rsidRPr="00A10064">
        <w:rPr>
          <w:rFonts w:ascii="Times New Roman" w:hAnsi="Times New Roman" w:cs="Times New Roman"/>
        </w:rPr>
        <w:t xml:space="preserve">Gel) Richtung Anode. Dabei wandern kürzere DNA-Moleküle schneller durch das Trägermaterial als längere, wodurch DNA-Moleküle anhand ihrer Sequenzlänge aufgetrennt werden. </w:t>
      </w:r>
      <w:del w:id="504" w:author="Gregory Dame" w:date="2023-01-05T17:47:00Z">
        <w:r w:rsidRPr="00A10064" w:rsidDel="002D1F26">
          <w:rPr>
            <w:rFonts w:ascii="Times New Roman" w:hAnsi="Times New Roman" w:cs="Times New Roman"/>
          </w:rPr>
          <w:delText xml:space="preserve">Auch </w:delText>
        </w:r>
      </w:del>
      <w:ins w:id="505" w:author="Gregory Dame" w:date="2023-01-05T17:48:00Z">
        <w:r w:rsidR="002D1F26">
          <w:rPr>
            <w:rFonts w:ascii="Times New Roman" w:hAnsi="Times New Roman" w:cs="Times New Roman"/>
          </w:rPr>
          <w:t>Ungeschnittene v</w:t>
        </w:r>
      </w:ins>
      <w:del w:id="506" w:author="Gregory Dame" w:date="2023-01-05T17:48:00Z">
        <w:r w:rsidRPr="00A10064" w:rsidDel="002D1F26">
          <w:rPr>
            <w:rFonts w:ascii="Times New Roman" w:hAnsi="Times New Roman" w:cs="Times New Roman"/>
          </w:rPr>
          <w:delText>v</w:delText>
        </w:r>
      </w:del>
      <w:r w:rsidRPr="00A10064">
        <w:rPr>
          <w:rFonts w:ascii="Times New Roman" w:hAnsi="Times New Roman" w:cs="Times New Roman"/>
        </w:rPr>
        <w:t xml:space="preserve">erschiedene </w:t>
      </w:r>
      <w:proofErr w:type="spellStart"/>
      <w:r w:rsidRPr="00A10064">
        <w:rPr>
          <w:rFonts w:ascii="Times New Roman" w:hAnsi="Times New Roman" w:cs="Times New Roman"/>
        </w:rPr>
        <w:t>Plasmidformen</w:t>
      </w:r>
      <w:proofErr w:type="spellEnd"/>
      <w:r w:rsidRPr="00A10064">
        <w:rPr>
          <w:rFonts w:ascii="Times New Roman" w:hAnsi="Times New Roman" w:cs="Times New Roman"/>
        </w:rPr>
        <w:t xml:space="preserve"> wie </w:t>
      </w:r>
      <w:commentRangeStart w:id="507"/>
      <w:commentRangeStart w:id="508"/>
      <w:r w:rsidRPr="00A10064">
        <w:rPr>
          <w:rFonts w:ascii="Times New Roman" w:hAnsi="Times New Roman" w:cs="Times New Roman"/>
        </w:rPr>
        <w:t xml:space="preserve">zirkuläre oder </w:t>
      </w:r>
      <w:proofErr w:type="spellStart"/>
      <w:r w:rsidRPr="00A10064">
        <w:rPr>
          <w:rFonts w:ascii="Times New Roman" w:hAnsi="Times New Roman" w:cs="Times New Roman"/>
        </w:rPr>
        <w:t>supercoil</w:t>
      </w:r>
      <w:ins w:id="509" w:author="Gregory Dame" w:date="2023-01-05T17:47:00Z">
        <w:r w:rsidR="002D1F26">
          <w:rPr>
            <w:rFonts w:ascii="Times New Roman" w:hAnsi="Times New Roman" w:cs="Times New Roman"/>
          </w:rPr>
          <w:t>ed</w:t>
        </w:r>
      </w:ins>
      <w:proofErr w:type="spellEnd"/>
      <w:del w:id="510" w:author="Gregory Dame" w:date="2023-01-05T17:47:00Z">
        <w:r w:rsidRPr="00A10064" w:rsidDel="002D1F26">
          <w:rPr>
            <w:rFonts w:ascii="Times New Roman" w:hAnsi="Times New Roman" w:cs="Times New Roman"/>
          </w:rPr>
          <w:delText>de</w:delText>
        </w:r>
      </w:del>
      <w:r w:rsidRPr="00A10064">
        <w:rPr>
          <w:rFonts w:ascii="Times New Roman" w:hAnsi="Times New Roman" w:cs="Times New Roman"/>
        </w:rPr>
        <w:t xml:space="preserve"> </w:t>
      </w:r>
      <w:commentRangeEnd w:id="507"/>
      <w:r w:rsidR="002D1F26">
        <w:rPr>
          <w:rStyle w:val="Kommentarzeichen"/>
        </w:rPr>
        <w:commentReference w:id="507"/>
      </w:r>
      <w:commentRangeEnd w:id="508"/>
      <w:r w:rsidR="009B3585">
        <w:rPr>
          <w:rStyle w:val="Kommentarzeichen"/>
        </w:rPr>
        <w:commentReference w:id="508"/>
      </w:r>
      <w:r w:rsidRPr="00A10064">
        <w:rPr>
          <w:rFonts w:ascii="Times New Roman" w:hAnsi="Times New Roman" w:cs="Times New Roman"/>
        </w:rPr>
        <w:t xml:space="preserve">Plasmide lassen sich so unterscheiden, </w:t>
      </w:r>
      <w:r w:rsidRPr="006F49DC">
        <w:rPr>
          <w:rFonts w:ascii="Times New Roman" w:hAnsi="Times New Roman" w:cs="Times New Roman"/>
          <w:color w:val="000000" w:themeColor="text1"/>
          <w:rPrChange w:id="511" w:author="Iris Bachmann" w:date="2023-01-18T10:15:00Z">
            <w:rPr>
              <w:rFonts w:ascii="Times New Roman" w:hAnsi="Times New Roman" w:cs="Times New Roman"/>
              <w:color w:val="FF0000"/>
            </w:rPr>
          </w:rPrChange>
        </w:rPr>
        <w:t xml:space="preserve">da die unterschiedlichen </w:t>
      </w:r>
      <w:r w:rsidR="001A2929" w:rsidRPr="006F49DC">
        <w:rPr>
          <w:rFonts w:ascii="Times New Roman" w:hAnsi="Times New Roman" w:cs="Times New Roman"/>
          <w:color w:val="000000" w:themeColor="text1"/>
          <w:rPrChange w:id="512" w:author="Iris Bachmann" w:date="2023-01-18T10:15:00Z">
            <w:rPr>
              <w:rFonts w:ascii="Times New Roman" w:hAnsi="Times New Roman" w:cs="Times New Roman"/>
              <w:color w:val="FF0000"/>
            </w:rPr>
          </w:rPrChange>
        </w:rPr>
        <w:t>Formen</w:t>
      </w:r>
      <w:r w:rsidRPr="006F49DC">
        <w:rPr>
          <w:rFonts w:ascii="Times New Roman" w:hAnsi="Times New Roman" w:cs="Times New Roman"/>
          <w:color w:val="000000" w:themeColor="text1"/>
          <w:rPrChange w:id="513" w:author="Iris Bachmann" w:date="2023-01-18T10:15:00Z">
            <w:rPr>
              <w:rFonts w:ascii="Times New Roman" w:hAnsi="Times New Roman" w:cs="Times New Roman"/>
              <w:color w:val="FF0000"/>
            </w:rPr>
          </w:rPrChange>
        </w:rPr>
        <w:t xml:space="preserve"> für geringere oder stärkere sterische Beeinträchtigung in der Gittermatrix sorgen.</w:t>
      </w:r>
      <w:r w:rsidRPr="006F49DC">
        <w:rPr>
          <w:rFonts w:ascii="Times New Roman" w:hAnsi="Times New Roman" w:cs="Times New Roman"/>
          <w:color w:val="000000" w:themeColor="text1"/>
          <w:rPrChange w:id="514" w:author="Iris Bachmann" w:date="2023-01-18T10:15:00Z">
            <w:rPr>
              <w:rFonts w:ascii="Times New Roman" w:hAnsi="Times New Roman" w:cs="Times New Roman"/>
            </w:rPr>
          </w:rPrChange>
        </w:rPr>
        <w:t xml:space="preserve"> </w:t>
      </w:r>
      <w:r w:rsidRPr="00A10064">
        <w:rPr>
          <w:rFonts w:ascii="Times New Roman" w:hAnsi="Times New Roman" w:cs="Times New Roman"/>
        </w:rPr>
        <w:t>Zur visuellen Detektion der DNA-Fragmente wird die aufgetrennte DNA durch einen Farbstoff markiert (</w:t>
      </w:r>
      <w:proofErr w:type="spellStart"/>
      <w:r w:rsidRPr="00A10064">
        <w:rPr>
          <w:rFonts w:ascii="Times New Roman" w:hAnsi="Times New Roman" w:cs="Times New Roman"/>
        </w:rPr>
        <w:t>Mülhardt</w:t>
      </w:r>
      <w:proofErr w:type="spellEnd"/>
      <w:ins w:id="515" w:author="Gregory Dame" w:date="2023-01-05T17:49:00Z">
        <w:r w:rsidR="002D1F26">
          <w:rPr>
            <w:rFonts w:ascii="Times New Roman" w:hAnsi="Times New Roman" w:cs="Times New Roman"/>
          </w:rPr>
          <w:t>,</w:t>
        </w:r>
      </w:ins>
      <w:r w:rsidRPr="00A10064">
        <w:rPr>
          <w:rFonts w:ascii="Times New Roman" w:hAnsi="Times New Roman" w:cs="Times New Roman"/>
        </w:rPr>
        <w:t xml:space="preserve"> 2009; Schmidt </w:t>
      </w:r>
      <w:r w:rsidRPr="002D1F26">
        <w:rPr>
          <w:rFonts w:ascii="Times New Roman" w:hAnsi="Times New Roman" w:cs="Times New Roman"/>
          <w:i/>
          <w:iCs/>
          <w:rPrChange w:id="516" w:author="Gregory Dame" w:date="2023-01-05T17:49:00Z">
            <w:rPr>
              <w:rFonts w:ascii="Times New Roman" w:hAnsi="Times New Roman" w:cs="Times New Roman"/>
            </w:rPr>
          </w:rPrChange>
        </w:rPr>
        <w:t>et al.</w:t>
      </w:r>
      <w:ins w:id="517" w:author="Gregory Dame" w:date="2023-01-05T17:49:00Z">
        <w:r w:rsidR="002D1F26">
          <w:rPr>
            <w:rFonts w:ascii="Times New Roman" w:hAnsi="Times New Roman" w:cs="Times New Roman"/>
            <w:i/>
            <w:iCs/>
          </w:rPr>
          <w:t>,</w:t>
        </w:r>
      </w:ins>
      <w:r w:rsidRPr="00A10064">
        <w:rPr>
          <w:rFonts w:ascii="Times New Roman" w:hAnsi="Times New Roman" w:cs="Times New Roman"/>
        </w:rPr>
        <w:t xml:space="preserve"> 1999). Als Trägermaterial diente ein Agarosegel mit 1 % (w/v) Agarose in 1</w:t>
      </w:r>
      <w:ins w:id="518" w:author="Iris Bachmann" w:date="2023-01-18T10:13:00Z">
        <w:r w:rsidR="006F49DC">
          <w:rPr>
            <w:rFonts w:ascii="Times New Roman" w:hAnsi="Times New Roman" w:cs="Times New Roman"/>
          </w:rPr>
          <w:t> </w:t>
        </w:r>
      </w:ins>
      <w:r w:rsidRPr="00A10064">
        <w:rPr>
          <w:rFonts w:ascii="Times New Roman" w:hAnsi="Times New Roman" w:cs="Times New Roman"/>
        </w:rPr>
        <w:t>X TRIS-Borat-EDTA-Puffer (</w:t>
      </w:r>
      <w:proofErr w:type="spellStart"/>
      <w:r w:rsidRPr="00A10064">
        <w:rPr>
          <w:rFonts w:ascii="Times New Roman" w:hAnsi="Times New Roman" w:cs="Times New Roman"/>
        </w:rPr>
        <w:t>Roti</w:t>
      </w:r>
      <w:proofErr w:type="spellEnd"/>
      <w:r w:rsidRPr="00A10064">
        <w:rPr>
          <w:rFonts w:ascii="Times New Roman" w:hAnsi="Times New Roman" w:cs="Times New Roman"/>
        </w:rPr>
        <w:t xml:space="preserve">© fair, Carl Roth) versetzt mit 1,5 µl Green Gel DNA/RNA </w:t>
      </w:r>
      <w:proofErr w:type="spellStart"/>
      <w:r w:rsidRPr="00A10064">
        <w:rPr>
          <w:rFonts w:ascii="Times New Roman" w:hAnsi="Times New Roman" w:cs="Times New Roman"/>
        </w:rPr>
        <w:t>Stain</w:t>
      </w:r>
      <w:proofErr w:type="spellEnd"/>
      <w:r w:rsidRPr="00A10064">
        <w:rPr>
          <w:rFonts w:ascii="Times New Roman" w:hAnsi="Times New Roman" w:cs="Times New Roman"/>
        </w:rPr>
        <w:t xml:space="preserve"> (Bio &amp; Sell). Pro Geltasche wurden 100 </w:t>
      </w:r>
      <w:r w:rsidRPr="00A10064">
        <w:rPr>
          <w:rFonts w:ascii="Cambria Math" w:hAnsi="Cambria Math" w:cs="Cambria Math"/>
        </w:rPr>
        <w:t>𝑛𝑔</w:t>
      </w:r>
      <w:r w:rsidRPr="00A10064">
        <w:rPr>
          <w:rFonts w:ascii="Times New Roman" w:hAnsi="Times New Roman" w:cs="Times New Roman"/>
        </w:rPr>
        <w:t xml:space="preserve"> DNA-Material mit 1 µl 6</w:t>
      </w:r>
      <w:ins w:id="519" w:author="Iris Bachmann" w:date="2023-01-18T10:13:00Z">
        <w:r w:rsidR="006F49DC">
          <w:rPr>
            <w:rFonts w:ascii="Times New Roman" w:hAnsi="Times New Roman" w:cs="Times New Roman"/>
          </w:rPr>
          <w:t> </w:t>
        </w:r>
      </w:ins>
      <w:ins w:id="520" w:author="Gregory Dame" w:date="2023-01-05T17:50:00Z">
        <w:r w:rsidR="002D1F26">
          <w:rPr>
            <w:rFonts w:ascii="Times New Roman" w:hAnsi="Times New Roman" w:cs="Times New Roman"/>
          </w:rPr>
          <w:t>X</w:t>
        </w:r>
      </w:ins>
      <w:del w:id="521" w:author="Gregory Dame" w:date="2023-01-05T17:49:00Z">
        <w:r w:rsidRPr="00A10064" w:rsidDel="002D1F26">
          <w:rPr>
            <w:rFonts w:ascii="Times New Roman" w:hAnsi="Times New Roman" w:cs="Times New Roman"/>
          </w:rPr>
          <w:delText>x</w:delText>
        </w:r>
      </w:del>
      <w:r w:rsidRPr="00A10064">
        <w:rPr>
          <w:rFonts w:ascii="Times New Roman" w:hAnsi="Times New Roman" w:cs="Times New Roman"/>
        </w:rPr>
        <w:t xml:space="preserve"> orange </w:t>
      </w:r>
      <w:proofErr w:type="spellStart"/>
      <w:r w:rsidRPr="00A10064">
        <w:rPr>
          <w:rFonts w:ascii="Times New Roman" w:hAnsi="Times New Roman" w:cs="Times New Roman"/>
        </w:rPr>
        <w:t>loading</w:t>
      </w:r>
      <w:proofErr w:type="spellEnd"/>
      <w:r w:rsidRPr="00A10064">
        <w:rPr>
          <w:rFonts w:ascii="Times New Roman" w:hAnsi="Times New Roman" w:cs="Times New Roman"/>
        </w:rPr>
        <w:t xml:space="preserve"> DYE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in einem finalen Volumen von 6 µl analysiert. Als Referenz wurden jeweils 3 µl einer 100</w:t>
      </w:r>
      <w:ins w:id="522" w:author="Iris Bachmann" w:date="2023-01-18T10:14:00Z">
        <w:r w:rsidR="006F49DC">
          <w:rPr>
            <w:rFonts w:ascii="Times New Roman" w:hAnsi="Times New Roman" w:cs="Times New Roman"/>
          </w:rPr>
          <w:t> </w:t>
        </w:r>
      </w:ins>
      <w:r w:rsidRPr="00A10064">
        <w:rPr>
          <w:rFonts w:ascii="Times New Roman" w:hAnsi="Times New Roman" w:cs="Times New Roman"/>
        </w:rPr>
        <w:t>bp plus DNA-Leiter (</w:t>
      </w:r>
      <w:proofErr w:type="spellStart"/>
      <w:r w:rsidRPr="00A10064">
        <w:rPr>
          <w:rFonts w:ascii="Times New Roman" w:hAnsi="Times New Roman" w:cs="Times New Roman"/>
        </w:rPr>
        <w:t>GeneRuler</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und einer 1 </w:t>
      </w:r>
      <w:proofErr w:type="spellStart"/>
      <w:r w:rsidRPr="00A10064">
        <w:rPr>
          <w:rFonts w:ascii="Times New Roman" w:hAnsi="Times New Roman" w:cs="Times New Roman"/>
        </w:rPr>
        <w:t>kb</w:t>
      </w:r>
      <w:proofErr w:type="spellEnd"/>
      <w:r w:rsidRPr="00A10064">
        <w:rPr>
          <w:rFonts w:ascii="Times New Roman" w:hAnsi="Times New Roman" w:cs="Times New Roman"/>
        </w:rPr>
        <w:t xml:space="preserve"> DNA-Leiter (</w:t>
      </w:r>
      <w:proofErr w:type="spellStart"/>
      <w:r w:rsidRPr="00A10064">
        <w:rPr>
          <w:rFonts w:ascii="Times New Roman" w:hAnsi="Times New Roman" w:cs="Times New Roman"/>
        </w:rPr>
        <w:t>PeqGOLD</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mitgeführt. Die angelegte Spannung betrug 80 V für 60 min. Nach </w:t>
      </w:r>
      <w:del w:id="523" w:author="Gregory Dame" w:date="2023-01-05T17:50:00Z">
        <w:r w:rsidRPr="00A10064" w:rsidDel="002D1F26">
          <w:rPr>
            <w:rFonts w:ascii="Times New Roman" w:hAnsi="Times New Roman" w:cs="Times New Roman"/>
          </w:rPr>
          <w:delText xml:space="preserve">der </w:delText>
        </w:r>
      </w:del>
      <w:r w:rsidRPr="00A10064">
        <w:rPr>
          <w:rFonts w:ascii="Times New Roman" w:hAnsi="Times New Roman" w:cs="Times New Roman"/>
        </w:rPr>
        <w:t>erfolgte</w:t>
      </w:r>
      <w:ins w:id="524" w:author="Gregory Dame" w:date="2023-01-05T17:50:00Z">
        <w:r w:rsidR="002D1F26">
          <w:rPr>
            <w:rFonts w:ascii="Times New Roman" w:hAnsi="Times New Roman" w:cs="Times New Roman"/>
          </w:rPr>
          <w:t>r</w:t>
        </w:r>
      </w:ins>
      <w:del w:id="525" w:author="Gregory Dame" w:date="2023-01-05T17:50:00Z">
        <w:r w:rsidRPr="00A10064" w:rsidDel="002D1F26">
          <w:rPr>
            <w:rFonts w:ascii="Times New Roman" w:hAnsi="Times New Roman" w:cs="Times New Roman"/>
          </w:rPr>
          <w:delText>n</w:delText>
        </w:r>
      </w:del>
      <w:r w:rsidRPr="00A10064">
        <w:rPr>
          <w:rFonts w:ascii="Times New Roman" w:hAnsi="Times New Roman" w:cs="Times New Roman"/>
        </w:rPr>
        <w:t xml:space="preserve"> Elektrophorese wurde das Gel </w:t>
      </w:r>
      <w:del w:id="526" w:author="Iris Bachmann" w:date="2023-01-18T10:14:00Z">
        <w:r w:rsidRPr="00A10064" w:rsidDel="006F49DC">
          <w:rPr>
            <w:rFonts w:ascii="Times New Roman" w:hAnsi="Times New Roman" w:cs="Times New Roman"/>
          </w:rPr>
          <w:delText xml:space="preserve">unter </w:delText>
        </w:r>
      </w:del>
      <w:ins w:id="527" w:author="Iris Bachmann" w:date="2023-01-18T10:14:00Z">
        <w:r w:rsidR="006F49DC">
          <w:rPr>
            <w:rFonts w:ascii="Times New Roman" w:hAnsi="Times New Roman" w:cs="Times New Roman"/>
          </w:rPr>
          <w:t>bei</w:t>
        </w:r>
        <w:r w:rsidR="006F49DC" w:rsidRPr="00A10064">
          <w:rPr>
            <w:rFonts w:ascii="Times New Roman" w:hAnsi="Times New Roman" w:cs="Times New Roman"/>
          </w:rPr>
          <w:t xml:space="preserve"> </w:t>
        </w:r>
      </w:ins>
      <w:r w:rsidRPr="00A10064">
        <w:rPr>
          <w:rFonts w:ascii="Times New Roman" w:hAnsi="Times New Roman" w:cs="Times New Roman"/>
        </w:rPr>
        <w:t>UV-Licht mithilfe des Geldokumentations</w:t>
      </w:r>
      <w:del w:id="528" w:author="Gregory Dame" w:date="2023-01-05T17:59:00Z">
        <w:r w:rsidRPr="00A10064" w:rsidDel="006C6733">
          <w:rPr>
            <w:rFonts w:ascii="Times New Roman" w:hAnsi="Times New Roman" w:cs="Times New Roman"/>
          </w:rPr>
          <w:delText>sytem</w:delText>
        </w:r>
      </w:del>
      <w:del w:id="529" w:author="Gregory Dame" w:date="2023-01-05T17:50:00Z">
        <w:r w:rsidRPr="00A10064" w:rsidDel="002D1F26">
          <w:rPr>
            <w:rFonts w:ascii="Times New Roman" w:hAnsi="Times New Roman" w:cs="Times New Roman"/>
          </w:rPr>
          <w:delText>e</w:delText>
        </w:r>
      </w:del>
      <w:del w:id="530" w:author="Gregory Dame" w:date="2023-01-05T17:59:00Z">
        <w:r w:rsidRPr="00A10064" w:rsidDel="006C6733">
          <w:rPr>
            <w:rFonts w:ascii="Times New Roman" w:hAnsi="Times New Roman" w:cs="Times New Roman"/>
          </w:rPr>
          <w:delText>s</w:delText>
        </w:r>
      </w:del>
      <w:ins w:id="531" w:author="Gregory Dame" w:date="2023-01-05T17:59:00Z">
        <w:r w:rsidR="006C6733">
          <w:rPr>
            <w:rFonts w:ascii="Times New Roman" w:hAnsi="Times New Roman" w:cs="Times New Roman"/>
          </w:rPr>
          <w:t>geräts</w:t>
        </w:r>
      </w:ins>
      <w:r w:rsidRPr="00A10064">
        <w:rPr>
          <w:rFonts w:ascii="Times New Roman" w:hAnsi="Times New Roman" w:cs="Times New Roman"/>
        </w:rPr>
        <w:t xml:space="preserve"> </w:t>
      </w:r>
      <w:proofErr w:type="spellStart"/>
      <w:r w:rsidRPr="00A10064">
        <w:rPr>
          <w:rFonts w:ascii="Times New Roman" w:hAnsi="Times New Roman" w:cs="Times New Roman"/>
        </w:rPr>
        <w:t>Biorad</w:t>
      </w:r>
      <w:proofErr w:type="spellEnd"/>
      <w:r w:rsidRPr="00A10064">
        <w:rPr>
          <w:rFonts w:ascii="Times New Roman" w:hAnsi="Times New Roman" w:cs="Times New Roman"/>
        </w:rPr>
        <w:t xml:space="preserve"> universal Hood II (Bio-Rad) ausgewertet.</w:t>
      </w:r>
    </w:p>
    <w:p w14:paraId="42BCF291" w14:textId="77777777" w:rsidR="00B05A1A" w:rsidRPr="00A10064" w:rsidRDefault="00B05A1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2.2.5 DNA-Aufreinigung des </w:t>
      </w:r>
      <w:proofErr w:type="spellStart"/>
      <w:r w:rsidRPr="00A10064">
        <w:rPr>
          <w:rFonts w:ascii="Times New Roman" w:hAnsi="Times New Roman" w:cs="Times New Roman"/>
          <w:b/>
        </w:rPr>
        <w:t>Restriktionsverdaus</w:t>
      </w:r>
      <w:proofErr w:type="spellEnd"/>
      <w:r w:rsidRPr="00A10064">
        <w:rPr>
          <w:rFonts w:ascii="Times New Roman" w:hAnsi="Times New Roman" w:cs="Times New Roman"/>
          <w:b/>
        </w:rPr>
        <w:t xml:space="preserve"> </w:t>
      </w:r>
    </w:p>
    <w:p w14:paraId="6AEB68B1" w14:textId="68E34311" w:rsidR="00B80342" w:rsidRPr="00A10064" w:rsidRDefault="00B05A1A" w:rsidP="00B43B35">
      <w:pPr>
        <w:spacing w:line="360" w:lineRule="auto"/>
        <w:jc w:val="both"/>
        <w:rPr>
          <w:rFonts w:ascii="Times New Roman" w:hAnsi="Times New Roman" w:cs="Times New Roman"/>
        </w:rPr>
      </w:pPr>
      <w:del w:id="532" w:author="Gregory Dame" w:date="2023-01-05T17:59:00Z">
        <w:r w:rsidRPr="00A10064" w:rsidDel="006C6733">
          <w:rPr>
            <w:rFonts w:ascii="Times New Roman" w:hAnsi="Times New Roman" w:cs="Times New Roman"/>
          </w:rPr>
          <w:delText xml:space="preserve">Um </w:delText>
        </w:r>
      </w:del>
      <w:ins w:id="533" w:author="Gregory Dame" w:date="2023-01-05T17:59:00Z">
        <w:r w:rsidR="006C6733">
          <w:rPr>
            <w:rFonts w:ascii="Times New Roman" w:hAnsi="Times New Roman" w:cs="Times New Roman"/>
          </w:rPr>
          <w:t xml:space="preserve">Zur </w:t>
        </w:r>
      </w:ins>
      <w:ins w:id="534" w:author="Gregory Dame" w:date="2023-01-05T18:00:00Z">
        <w:r w:rsidR="006C6733">
          <w:rPr>
            <w:rFonts w:ascii="Times New Roman" w:hAnsi="Times New Roman" w:cs="Times New Roman"/>
          </w:rPr>
          <w:t>Entfernung von</w:t>
        </w:r>
      </w:ins>
      <w:ins w:id="535" w:author="Gregory Dame" w:date="2023-01-05T17:59:00Z">
        <w:r w:rsidR="006C6733" w:rsidRPr="00A10064">
          <w:rPr>
            <w:rFonts w:ascii="Times New Roman" w:hAnsi="Times New Roman" w:cs="Times New Roman"/>
          </w:rPr>
          <w:t xml:space="preserve"> </w:t>
        </w:r>
      </w:ins>
      <w:r w:rsidRPr="00A10064">
        <w:rPr>
          <w:rFonts w:ascii="Times New Roman" w:hAnsi="Times New Roman" w:cs="Times New Roman"/>
        </w:rPr>
        <w:t>Puffer- und Enzymbestandteile</w:t>
      </w:r>
      <w:ins w:id="536" w:author="Iris Bachmann" w:date="2023-01-18T10:16:00Z">
        <w:r w:rsidR="006F49DC">
          <w:rPr>
            <w:rFonts w:ascii="Times New Roman" w:hAnsi="Times New Roman" w:cs="Times New Roman"/>
          </w:rPr>
          <w:t>n</w:t>
        </w:r>
      </w:ins>
      <w:r w:rsidRPr="00A10064">
        <w:rPr>
          <w:rFonts w:ascii="Times New Roman" w:hAnsi="Times New Roman" w:cs="Times New Roman"/>
        </w:rPr>
        <w:t xml:space="preserve"> </w:t>
      </w:r>
      <w:del w:id="537" w:author="Gregory Dame" w:date="2023-01-05T18:00:00Z">
        <w:r w:rsidRPr="00A10064" w:rsidDel="006C6733">
          <w:rPr>
            <w:rFonts w:ascii="Times New Roman" w:hAnsi="Times New Roman" w:cs="Times New Roman"/>
          </w:rPr>
          <w:delText>aus dem</w:delText>
        </w:r>
      </w:del>
      <w:ins w:id="538" w:author="Gregory Dame" w:date="2023-01-05T18:00:00Z">
        <w:r w:rsidR="006C6733">
          <w:rPr>
            <w:rFonts w:ascii="Times New Roman" w:hAnsi="Times New Roman" w:cs="Times New Roman"/>
          </w:rPr>
          <w:t>des</w:t>
        </w:r>
      </w:ins>
      <w:r w:rsidRPr="00A10064">
        <w:rPr>
          <w:rFonts w:ascii="Times New Roman" w:hAnsi="Times New Roman" w:cs="Times New Roman"/>
        </w:rPr>
        <w:t xml:space="preserve"> fertigen Restriktionsansatz</w:t>
      </w:r>
      <w:ins w:id="539" w:author="Iris Bachmann" w:date="2023-01-18T10:16:00Z">
        <w:r w:rsidR="006F49DC">
          <w:rPr>
            <w:rFonts w:ascii="Times New Roman" w:hAnsi="Times New Roman" w:cs="Times New Roman"/>
          </w:rPr>
          <w:t>es</w:t>
        </w:r>
      </w:ins>
      <w:r w:rsidRPr="00A10064">
        <w:rPr>
          <w:rFonts w:ascii="Times New Roman" w:hAnsi="Times New Roman" w:cs="Times New Roman"/>
        </w:rPr>
        <w:t xml:space="preserve"> </w:t>
      </w:r>
      <w:del w:id="540" w:author="Gregory Dame" w:date="2023-01-05T18:00:00Z">
        <w:r w:rsidRPr="00A10064" w:rsidDel="006C6733">
          <w:rPr>
            <w:rFonts w:ascii="Times New Roman" w:hAnsi="Times New Roman" w:cs="Times New Roman"/>
          </w:rPr>
          <w:delText xml:space="preserve">zu entfernen, </w:delText>
        </w:r>
      </w:del>
      <w:r w:rsidRPr="00A10064">
        <w:rPr>
          <w:rFonts w:ascii="Times New Roman" w:hAnsi="Times New Roman" w:cs="Times New Roman"/>
        </w:rPr>
        <w:t xml:space="preserve">wurde </w:t>
      </w:r>
      <w:del w:id="541" w:author="Iris Bachmann" w:date="2023-01-18T10:17:00Z">
        <w:r w:rsidRPr="00A10064" w:rsidDel="006F49DC">
          <w:rPr>
            <w:rFonts w:ascii="Times New Roman" w:hAnsi="Times New Roman" w:cs="Times New Roman"/>
          </w:rPr>
          <w:delText>der Ansatz mithilfe de</w:delText>
        </w:r>
      </w:del>
      <w:ins w:id="542" w:author="Iris Bachmann" w:date="2023-01-18T10:17:00Z">
        <w:r w:rsidR="006F49DC">
          <w:rPr>
            <w:rFonts w:ascii="Times New Roman" w:hAnsi="Times New Roman" w:cs="Times New Roman"/>
          </w:rPr>
          <w:t>da</w:t>
        </w:r>
      </w:ins>
      <w:r w:rsidRPr="00A10064">
        <w:rPr>
          <w:rFonts w:ascii="Times New Roman" w:hAnsi="Times New Roman" w:cs="Times New Roman"/>
        </w:rPr>
        <w:t xml:space="preserve">s DNA clean &amp; </w:t>
      </w:r>
      <w:proofErr w:type="spellStart"/>
      <w:r w:rsidRPr="00A10064">
        <w:rPr>
          <w:rFonts w:ascii="Times New Roman" w:hAnsi="Times New Roman" w:cs="Times New Roman"/>
        </w:rPr>
        <w:t>concentrator</w:t>
      </w:r>
      <w:proofErr w:type="spellEnd"/>
      <w:r w:rsidRPr="00A10064">
        <w:rPr>
          <w:rFonts w:ascii="Times New Roman" w:hAnsi="Times New Roman" w:cs="Times New Roman"/>
        </w:rPr>
        <w:t xml:space="preserve"> Kit</w:t>
      </w:r>
      <w:ins w:id="543" w:author="Gregory Dame" w:date="2023-01-05T18:00:00Z">
        <w:del w:id="544" w:author="Iris Bachmann" w:date="2023-01-18T10:17:00Z">
          <w:r w:rsidR="006C6733" w:rsidDel="006F49DC">
            <w:rPr>
              <w:rFonts w:ascii="Times New Roman" w:hAnsi="Times New Roman" w:cs="Times New Roman"/>
            </w:rPr>
            <w:delText>s</w:delText>
          </w:r>
        </w:del>
      </w:ins>
      <w:r w:rsidRPr="00A10064">
        <w:rPr>
          <w:rFonts w:ascii="Times New Roman" w:hAnsi="Times New Roman" w:cs="Times New Roman"/>
        </w:rPr>
        <w:t xml:space="preserve"> (</w:t>
      </w:r>
      <w:proofErr w:type="spellStart"/>
      <w:r w:rsidRPr="00A10064">
        <w:rPr>
          <w:rFonts w:ascii="Times New Roman" w:hAnsi="Times New Roman" w:cs="Times New Roman"/>
        </w:rPr>
        <w:t>Zymo</w:t>
      </w:r>
      <w:proofErr w:type="spellEnd"/>
      <w:r w:rsidRPr="00A10064">
        <w:rPr>
          <w:rFonts w:ascii="Times New Roman" w:hAnsi="Times New Roman" w:cs="Times New Roman"/>
        </w:rPr>
        <w:t xml:space="preserve"> Research) nach Herstellerangaben </w:t>
      </w:r>
      <w:del w:id="545" w:author="Iris Bachmann" w:date="2023-01-18T10:17:00Z">
        <w:r w:rsidRPr="00A10064" w:rsidDel="006F49DC">
          <w:rPr>
            <w:rFonts w:ascii="Times New Roman" w:hAnsi="Times New Roman" w:cs="Times New Roman"/>
          </w:rPr>
          <w:delText xml:space="preserve">aufgereinigt </w:delText>
        </w:r>
      </w:del>
      <w:ins w:id="546" w:author="Iris Bachmann" w:date="2023-01-18T10:17:00Z">
        <w:r w:rsidR="006F49DC">
          <w:rPr>
            <w:rFonts w:ascii="Times New Roman" w:hAnsi="Times New Roman" w:cs="Times New Roman"/>
          </w:rPr>
          <w:t>verwendet</w:t>
        </w:r>
      </w:ins>
      <w:del w:id="547" w:author="Iris Bachmann" w:date="2023-01-18T10:17:00Z">
        <w:r w:rsidRPr="00A10064" w:rsidDel="006F49DC">
          <w:rPr>
            <w:rFonts w:ascii="Times New Roman" w:hAnsi="Times New Roman" w:cs="Times New Roman"/>
          </w:rPr>
          <w:delText>(Protokoll6 online verfügbar)</w:delText>
        </w:r>
      </w:del>
      <w:r w:rsidRPr="00A10064">
        <w:rPr>
          <w:rFonts w:ascii="Times New Roman" w:hAnsi="Times New Roman" w:cs="Times New Roman"/>
        </w:rPr>
        <w:t xml:space="preserve">. Die Elution im letzten Schritt des Herstellerprotokolls erfolgte mit 10 µl DNA </w:t>
      </w:r>
      <w:commentRangeStart w:id="548"/>
      <w:proofErr w:type="spellStart"/>
      <w:r w:rsidRPr="00A10064">
        <w:rPr>
          <w:rFonts w:ascii="Times New Roman" w:hAnsi="Times New Roman" w:cs="Times New Roman"/>
        </w:rPr>
        <w:t>Elutionspuffer</w:t>
      </w:r>
      <w:commentRangeEnd w:id="548"/>
      <w:proofErr w:type="spellEnd"/>
      <w:r w:rsidR="006F49DC">
        <w:rPr>
          <w:rStyle w:val="Kommentarzeichen"/>
        </w:rPr>
        <w:commentReference w:id="548"/>
      </w:r>
      <w:ins w:id="549" w:author="Iris Bachmann" w:date="2023-01-18T10:17:00Z">
        <w:r w:rsidR="006F49DC">
          <w:rPr>
            <w:rFonts w:ascii="Times New Roman" w:hAnsi="Times New Roman" w:cs="Times New Roman"/>
          </w:rPr>
          <w:t xml:space="preserve"> (</w:t>
        </w:r>
      </w:ins>
      <w:ins w:id="550" w:author="Iris Bachmann" w:date="2023-01-18T10:18:00Z">
        <w:r w:rsidR="006F49DC" w:rsidRPr="006F49DC">
          <w:rPr>
            <w:rFonts w:ascii="Times New Roman" w:hAnsi="Times New Roman" w:cs="Times New Roman"/>
          </w:rPr>
          <w:t>bereitgestellt</w:t>
        </w:r>
        <w:r w:rsidR="006F49DC">
          <w:rPr>
            <w:rFonts w:ascii="Times New Roman" w:hAnsi="Times New Roman" w:cs="Times New Roman"/>
          </w:rPr>
          <w:t xml:space="preserve"> vom Kit</w:t>
        </w:r>
      </w:ins>
      <w:ins w:id="551" w:author="Iris Bachmann" w:date="2023-01-18T10:17:00Z">
        <w:r w:rsidR="006F49DC">
          <w:rPr>
            <w:rFonts w:ascii="Times New Roman" w:hAnsi="Times New Roman" w:cs="Times New Roman"/>
          </w:rPr>
          <w:t>)</w:t>
        </w:r>
      </w:ins>
      <w:r w:rsidRPr="00A10064">
        <w:rPr>
          <w:rFonts w:ascii="Times New Roman" w:hAnsi="Times New Roman" w:cs="Times New Roman"/>
        </w:rPr>
        <w:t xml:space="preserve">. Anschließend </w:t>
      </w:r>
      <w:del w:id="552" w:author="Gregory Dame" w:date="2023-01-05T18:00:00Z">
        <w:r w:rsidRPr="00A10064" w:rsidDel="006C6733">
          <w:rPr>
            <w:rFonts w:ascii="Times New Roman" w:hAnsi="Times New Roman" w:cs="Times New Roman"/>
          </w:rPr>
          <w:lastRenderedPageBreak/>
          <w:delText xml:space="preserve">fand eine Abschätzung </w:delText>
        </w:r>
      </w:del>
      <w:ins w:id="553" w:author="Gregory Dame" w:date="2023-01-05T18:00:00Z">
        <w:r w:rsidR="006C6733">
          <w:rPr>
            <w:rFonts w:ascii="Times New Roman" w:hAnsi="Times New Roman" w:cs="Times New Roman"/>
          </w:rPr>
          <w:t xml:space="preserve">wurde </w:t>
        </w:r>
      </w:ins>
      <w:r w:rsidRPr="00A10064">
        <w:rPr>
          <w:rFonts w:ascii="Times New Roman" w:hAnsi="Times New Roman" w:cs="Times New Roman"/>
        </w:rPr>
        <w:t>d</w:t>
      </w:r>
      <w:ins w:id="554" w:author="Gregory Dame" w:date="2023-01-05T18:00:00Z">
        <w:r w:rsidR="006C6733">
          <w:rPr>
            <w:rFonts w:ascii="Times New Roman" w:hAnsi="Times New Roman" w:cs="Times New Roman"/>
          </w:rPr>
          <w:t>ie</w:t>
        </w:r>
      </w:ins>
      <w:del w:id="555" w:author="Gregory Dame" w:date="2023-01-05T18:00:00Z">
        <w:r w:rsidRPr="00A10064" w:rsidDel="006C6733">
          <w:rPr>
            <w:rFonts w:ascii="Times New Roman" w:hAnsi="Times New Roman" w:cs="Times New Roman"/>
          </w:rPr>
          <w:delText>er</w:delText>
        </w:r>
      </w:del>
      <w:r w:rsidRPr="00A10064">
        <w:rPr>
          <w:rFonts w:ascii="Times New Roman" w:hAnsi="Times New Roman" w:cs="Times New Roman"/>
        </w:rPr>
        <w:t xml:space="preserve"> </w:t>
      </w:r>
      <w:ins w:id="556" w:author="Iris Bachmann" w:date="2023-01-18T10:18:00Z">
        <w:r w:rsidR="00E2378A">
          <w:rPr>
            <w:rFonts w:ascii="Times New Roman" w:hAnsi="Times New Roman" w:cs="Times New Roman"/>
          </w:rPr>
          <w:t xml:space="preserve">Quantität und </w:t>
        </w:r>
      </w:ins>
      <w:ins w:id="557" w:author="Iris Bachmann" w:date="2023-01-18T10:19:00Z">
        <w:r w:rsidR="00E2378A">
          <w:rPr>
            <w:rFonts w:ascii="Times New Roman" w:hAnsi="Times New Roman" w:cs="Times New Roman"/>
          </w:rPr>
          <w:t xml:space="preserve">Reinheit der </w:t>
        </w:r>
      </w:ins>
      <w:r w:rsidRPr="00A10064">
        <w:rPr>
          <w:rFonts w:ascii="Times New Roman" w:hAnsi="Times New Roman" w:cs="Times New Roman"/>
        </w:rPr>
        <w:t>DNA</w:t>
      </w:r>
      <w:del w:id="558" w:author="Iris Bachmann" w:date="2023-01-18T10:19:00Z">
        <w:r w:rsidRPr="00A10064" w:rsidDel="00E2378A">
          <w:rPr>
            <w:rFonts w:ascii="Times New Roman" w:hAnsi="Times New Roman" w:cs="Times New Roman"/>
          </w:rPr>
          <w:delText>-Konzentration</w:delText>
        </w:r>
      </w:del>
      <w:r w:rsidRPr="00A10064">
        <w:rPr>
          <w:rFonts w:ascii="Times New Roman" w:hAnsi="Times New Roman" w:cs="Times New Roman"/>
        </w:rPr>
        <w:t xml:space="preserve"> mit</w:t>
      </w:r>
      <w:ins w:id="559" w:author="Gregory Dame" w:date="2023-01-05T18:00:00Z">
        <w:r w:rsidR="006C6733">
          <w:rPr>
            <w:rFonts w:ascii="Times New Roman" w:hAnsi="Times New Roman" w:cs="Times New Roman"/>
          </w:rPr>
          <w:t>tels</w:t>
        </w:r>
      </w:ins>
      <w:del w:id="560" w:author="Gregory Dame" w:date="2023-01-05T18:00:00Z">
        <w:r w:rsidRPr="00A10064" w:rsidDel="006C6733">
          <w:rPr>
            <w:rFonts w:ascii="Times New Roman" w:hAnsi="Times New Roman" w:cs="Times New Roman"/>
          </w:rPr>
          <w:delText xml:space="preserve"> dem</w:delText>
        </w:r>
      </w:del>
      <w:r w:rsidRPr="00A10064">
        <w:rPr>
          <w:rFonts w:ascii="Times New Roman" w:hAnsi="Times New Roman" w:cs="Times New Roman"/>
        </w:rPr>
        <w:t xml:space="preserve">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8000 </w:t>
      </w:r>
      <w:proofErr w:type="spellStart"/>
      <w:r w:rsidRPr="00A10064">
        <w:rPr>
          <w:rFonts w:ascii="Times New Roman" w:hAnsi="Times New Roman" w:cs="Times New Roman"/>
        </w:rPr>
        <w:t>Spektrophotometer</w:t>
      </w:r>
      <w:proofErr w:type="spellEnd"/>
      <w:r w:rsidRPr="00A10064">
        <w:rPr>
          <w:rFonts w:ascii="Times New Roman" w:hAnsi="Times New Roman" w:cs="Times New Roman"/>
        </w:rPr>
        <w:t xml:space="preserve"> </w:t>
      </w:r>
      <w:ins w:id="561" w:author="Gregory Dame" w:date="2023-01-05T18:01:00Z">
        <w:r w:rsidR="006C6733">
          <w:rPr>
            <w:rFonts w:ascii="Times New Roman" w:hAnsi="Times New Roman" w:cs="Times New Roman"/>
          </w:rPr>
          <w:t>bestimmt</w:t>
        </w:r>
      </w:ins>
      <w:del w:id="562" w:author="Gregory Dame" w:date="2023-01-05T18:01:00Z">
        <w:r w:rsidRPr="00A10064" w:rsidDel="006C6733">
          <w:rPr>
            <w:rFonts w:ascii="Times New Roman" w:hAnsi="Times New Roman" w:cs="Times New Roman"/>
          </w:rPr>
          <w:delText>statt</w:delText>
        </w:r>
      </w:del>
      <w:r w:rsidRPr="00A10064">
        <w:rPr>
          <w:rFonts w:ascii="Times New Roman" w:hAnsi="Times New Roman" w:cs="Times New Roman"/>
        </w:rPr>
        <w:t>.</w:t>
      </w:r>
    </w:p>
    <w:p w14:paraId="4CEFB136" w14:textId="221F84EB" w:rsidR="00B05A1A" w:rsidRPr="00A10064" w:rsidRDefault="00B05A1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2.2.6 </w:t>
      </w:r>
      <w:r w:rsidRPr="006C6733">
        <w:rPr>
          <w:rFonts w:ascii="Times New Roman" w:hAnsi="Times New Roman" w:cs="Times New Roman"/>
          <w:b/>
          <w:i/>
          <w:iCs/>
          <w:rPrChange w:id="563" w:author="Gregory Dame" w:date="2023-01-05T18:01:00Z">
            <w:rPr>
              <w:rFonts w:ascii="Times New Roman" w:hAnsi="Times New Roman" w:cs="Times New Roman"/>
              <w:b/>
            </w:rPr>
          </w:rPrChange>
        </w:rPr>
        <w:t>In Vitro</w:t>
      </w:r>
      <w:r w:rsidRPr="00A10064">
        <w:rPr>
          <w:rFonts w:ascii="Times New Roman" w:hAnsi="Times New Roman" w:cs="Times New Roman"/>
          <w:b/>
        </w:rPr>
        <w:t xml:space="preserve"> Transk</w:t>
      </w:r>
      <w:del w:id="564" w:author="Gregory Dame" w:date="2023-01-05T18:01:00Z">
        <w:r w:rsidRPr="00A10064" w:rsidDel="006C6733">
          <w:rPr>
            <w:rFonts w:ascii="Times New Roman" w:hAnsi="Times New Roman" w:cs="Times New Roman"/>
            <w:b/>
          </w:rPr>
          <w:delText>t</w:delText>
        </w:r>
      </w:del>
      <w:r w:rsidRPr="00A10064">
        <w:rPr>
          <w:rFonts w:ascii="Times New Roman" w:hAnsi="Times New Roman" w:cs="Times New Roman"/>
          <w:b/>
        </w:rPr>
        <w:t xml:space="preserve">ription zur Herstellung von viralen </w:t>
      </w:r>
      <w:r w:rsidR="007445B6" w:rsidRPr="00A10064">
        <w:rPr>
          <w:rFonts w:ascii="Times New Roman" w:hAnsi="Times New Roman" w:cs="Times New Roman"/>
          <w:b/>
        </w:rPr>
        <w:t>RNA-Standards</w:t>
      </w:r>
      <w:r w:rsidRPr="00A10064">
        <w:rPr>
          <w:rFonts w:ascii="Times New Roman" w:hAnsi="Times New Roman" w:cs="Times New Roman"/>
          <w:b/>
        </w:rPr>
        <w:t xml:space="preserve"> </w:t>
      </w:r>
    </w:p>
    <w:p w14:paraId="28A9CE7A" w14:textId="342DA3DB" w:rsidR="00B80342" w:rsidRPr="00A10064" w:rsidRDefault="00B05A1A" w:rsidP="00B43B35">
      <w:pPr>
        <w:spacing w:line="360" w:lineRule="auto"/>
        <w:jc w:val="both"/>
        <w:rPr>
          <w:rFonts w:ascii="Times New Roman" w:hAnsi="Times New Roman" w:cs="Times New Roman"/>
        </w:rPr>
      </w:pPr>
      <w:commentRangeStart w:id="565"/>
      <w:r w:rsidRPr="00A10064">
        <w:rPr>
          <w:rFonts w:ascii="Times New Roman" w:hAnsi="Times New Roman" w:cs="Times New Roman"/>
        </w:rPr>
        <w:t xml:space="preserve">Die </w:t>
      </w:r>
      <w:r w:rsidRPr="006C6733">
        <w:rPr>
          <w:rFonts w:ascii="Times New Roman" w:hAnsi="Times New Roman" w:cs="Times New Roman"/>
          <w:i/>
          <w:iCs/>
          <w:rPrChange w:id="566" w:author="Gregory Dame" w:date="2023-01-05T18:01:00Z">
            <w:rPr>
              <w:rFonts w:ascii="Times New Roman" w:hAnsi="Times New Roman" w:cs="Times New Roman"/>
            </w:rPr>
          </w:rPrChange>
        </w:rPr>
        <w:t>in vitro</w:t>
      </w:r>
      <w:r w:rsidRPr="00A10064">
        <w:rPr>
          <w:rFonts w:ascii="Times New Roman" w:hAnsi="Times New Roman" w:cs="Times New Roman"/>
        </w:rPr>
        <w:t xml:space="preserve"> Transkription erfolgte mit dem </w:t>
      </w:r>
      <w:proofErr w:type="spellStart"/>
      <w:r w:rsidRPr="00A10064">
        <w:rPr>
          <w:rFonts w:ascii="Times New Roman" w:hAnsi="Times New Roman" w:cs="Times New Roman"/>
        </w:rPr>
        <w:t>HiScribeTM</w:t>
      </w:r>
      <w:proofErr w:type="spellEnd"/>
      <w:r w:rsidRPr="00A10064">
        <w:rPr>
          <w:rFonts w:ascii="Times New Roman" w:hAnsi="Times New Roman" w:cs="Times New Roman"/>
        </w:rPr>
        <w:t xml:space="preserve"> T7 High </w:t>
      </w:r>
      <w:proofErr w:type="spellStart"/>
      <w:r w:rsidRPr="00A10064">
        <w:rPr>
          <w:rFonts w:ascii="Times New Roman" w:hAnsi="Times New Roman" w:cs="Times New Roman"/>
        </w:rPr>
        <w:t>Yield</w:t>
      </w:r>
      <w:proofErr w:type="spellEnd"/>
      <w:r w:rsidRPr="00A10064">
        <w:rPr>
          <w:rFonts w:ascii="Times New Roman" w:hAnsi="Times New Roman" w:cs="Times New Roman"/>
        </w:rPr>
        <w:t xml:space="preserve"> RNA Synthesis Kit (New England </w:t>
      </w:r>
      <w:proofErr w:type="spellStart"/>
      <w:r w:rsidRPr="00A10064">
        <w:rPr>
          <w:rFonts w:ascii="Times New Roman" w:hAnsi="Times New Roman" w:cs="Times New Roman"/>
        </w:rPr>
        <w:t>BioLabs</w:t>
      </w:r>
      <w:proofErr w:type="spellEnd"/>
      <w:r w:rsidRPr="00A10064">
        <w:rPr>
          <w:rFonts w:ascii="Times New Roman" w:hAnsi="Times New Roman" w:cs="Times New Roman"/>
        </w:rPr>
        <w:t>) nach Herstellerangaben</w:t>
      </w:r>
      <w:del w:id="567" w:author="Iris Bachmann" w:date="2023-01-18T10:19:00Z">
        <w:r w:rsidRPr="00A10064" w:rsidDel="00E2378A">
          <w:rPr>
            <w:rFonts w:ascii="Times New Roman" w:hAnsi="Times New Roman" w:cs="Times New Roman"/>
          </w:rPr>
          <w:delText xml:space="preserve"> (Protokoll7 online verfügbar)</w:delText>
        </w:r>
      </w:del>
      <w:r w:rsidRPr="00A10064">
        <w:rPr>
          <w:rFonts w:ascii="Times New Roman" w:hAnsi="Times New Roman" w:cs="Times New Roman"/>
        </w:rPr>
        <w:t xml:space="preserve">. Pro Reaktion wurde 1 µg </w:t>
      </w:r>
      <w:commentRangeStart w:id="568"/>
      <w:r w:rsidRPr="00A10064">
        <w:rPr>
          <w:rFonts w:ascii="Times New Roman" w:hAnsi="Times New Roman" w:cs="Times New Roman"/>
        </w:rPr>
        <w:t>verdaute</w:t>
      </w:r>
      <w:commentRangeEnd w:id="568"/>
      <w:r w:rsidR="006C6733">
        <w:rPr>
          <w:rStyle w:val="Kommentarzeichen"/>
        </w:rPr>
        <w:commentReference w:id="568"/>
      </w:r>
      <w:r w:rsidRPr="00A10064">
        <w:rPr>
          <w:rFonts w:ascii="Times New Roman" w:hAnsi="Times New Roman" w:cs="Times New Roman"/>
        </w:rPr>
        <w:t xml:space="preserve"> und </w:t>
      </w:r>
      <w:r w:rsidR="00254B62" w:rsidRPr="00A10064">
        <w:rPr>
          <w:rFonts w:ascii="Times New Roman" w:hAnsi="Times New Roman" w:cs="Times New Roman"/>
        </w:rPr>
        <w:t>gereinigte</w:t>
      </w:r>
      <w:r w:rsidRPr="00A10064">
        <w:rPr>
          <w:rFonts w:ascii="Times New Roman" w:hAnsi="Times New Roman" w:cs="Times New Roman"/>
        </w:rPr>
        <w:t xml:space="preserve"> DNA aus Kapitel 2.2.4 eingesetzt. </w:t>
      </w:r>
      <w:commentRangeEnd w:id="565"/>
      <w:r w:rsidR="00153EC8">
        <w:rPr>
          <w:rStyle w:val="Kommentarzeichen"/>
        </w:rPr>
        <w:commentReference w:id="565"/>
      </w:r>
      <w:r w:rsidRPr="00A10064">
        <w:rPr>
          <w:rFonts w:ascii="Times New Roman" w:hAnsi="Times New Roman" w:cs="Times New Roman"/>
        </w:rPr>
        <w:t>Anschließend wurde die Reaktion für 2 h bei 37 °C im Wasserbad inkubiert.</w:t>
      </w:r>
      <w:ins w:id="569" w:author="Gregory Dame" w:date="2023-01-05T18:04:00Z">
        <w:r w:rsidR="006C6733">
          <w:rPr>
            <w:rFonts w:ascii="Times New Roman" w:hAnsi="Times New Roman" w:cs="Times New Roman"/>
          </w:rPr>
          <w:t xml:space="preserve"> Zu</w:t>
        </w:r>
      </w:ins>
      <w:ins w:id="570" w:author="Gregory Dame" w:date="2023-01-05T18:05:00Z">
        <w:r w:rsidR="00153EC8">
          <w:rPr>
            <w:rFonts w:ascii="Times New Roman" w:hAnsi="Times New Roman" w:cs="Times New Roman"/>
          </w:rPr>
          <w:t>r</w:t>
        </w:r>
      </w:ins>
      <w:del w:id="571" w:author="Gregory Dame" w:date="2023-01-05T18:04:00Z">
        <w:r w:rsidRPr="00A10064" w:rsidDel="006C6733">
          <w:rPr>
            <w:rFonts w:ascii="Times New Roman" w:hAnsi="Times New Roman" w:cs="Times New Roman"/>
          </w:rPr>
          <w:delText xml:space="preserve"> Um </w:delText>
        </w:r>
      </w:del>
      <w:ins w:id="572" w:author="Gregory Dame" w:date="2023-01-05T18:04:00Z">
        <w:r w:rsidR="006C6733" w:rsidRPr="00A10064">
          <w:rPr>
            <w:rFonts w:ascii="Times New Roman" w:hAnsi="Times New Roman" w:cs="Times New Roman"/>
          </w:rPr>
          <w:t xml:space="preserve"> </w:t>
        </w:r>
        <w:r w:rsidR="006C6733">
          <w:rPr>
            <w:rFonts w:ascii="Times New Roman" w:hAnsi="Times New Roman" w:cs="Times New Roman"/>
          </w:rPr>
          <w:t>E</w:t>
        </w:r>
        <w:r w:rsidR="006C6733" w:rsidRPr="00A10064">
          <w:rPr>
            <w:rFonts w:ascii="Times New Roman" w:hAnsi="Times New Roman" w:cs="Times New Roman"/>
          </w:rPr>
          <w:t>ntfern</w:t>
        </w:r>
        <w:r w:rsidR="006C6733">
          <w:rPr>
            <w:rFonts w:ascii="Times New Roman" w:hAnsi="Times New Roman" w:cs="Times New Roman"/>
          </w:rPr>
          <w:t>ung</w:t>
        </w:r>
      </w:ins>
      <w:del w:id="573" w:author="Gregory Dame" w:date="2023-01-05T18:04:00Z">
        <w:r w:rsidRPr="00A10064" w:rsidDel="006C6733">
          <w:rPr>
            <w:rFonts w:ascii="Times New Roman" w:hAnsi="Times New Roman" w:cs="Times New Roman"/>
          </w:rPr>
          <w:delText xml:space="preserve">die </w:delText>
        </w:r>
      </w:del>
      <w:ins w:id="574" w:author="Gregory Dame" w:date="2023-01-05T18:04:00Z">
        <w:r w:rsidR="006C6733">
          <w:rPr>
            <w:rFonts w:ascii="Times New Roman" w:hAnsi="Times New Roman" w:cs="Times New Roman"/>
          </w:rPr>
          <w:t xml:space="preserve"> </w:t>
        </w:r>
      </w:ins>
      <w:ins w:id="575" w:author="Gregory Dame" w:date="2023-01-05T18:09:00Z">
        <w:r w:rsidR="00153EC8">
          <w:rPr>
            <w:rFonts w:ascii="Times New Roman" w:hAnsi="Times New Roman" w:cs="Times New Roman"/>
          </w:rPr>
          <w:t>residualer</w:t>
        </w:r>
      </w:ins>
      <w:ins w:id="576" w:author="Gregory Dame" w:date="2023-01-05T18:04:00Z">
        <w:r w:rsidR="006C6733">
          <w:rPr>
            <w:rFonts w:ascii="Times New Roman" w:hAnsi="Times New Roman" w:cs="Times New Roman"/>
          </w:rPr>
          <w:t xml:space="preserve"> </w:t>
        </w:r>
      </w:ins>
      <w:r w:rsidRPr="00A10064">
        <w:rPr>
          <w:rFonts w:ascii="Times New Roman" w:hAnsi="Times New Roman" w:cs="Times New Roman"/>
        </w:rPr>
        <w:t xml:space="preserve">Anfangs-DNA aus der RNA-Lösung </w:t>
      </w:r>
      <w:del w:id="577" w:author="Gregory Dame" w:date="2023-01-05T18:04:00Z">
        <w:r w:rsidRPr="00A10064" w:rsidDel="006C6733">
          <w:rPr>
            <w:rFonts w:ascii="Times New Roman" w:hAnsi="Times New Roman" w:cs="Times New Roman"/>
          </w:rPr>
          <w:delText xml:space="preserve">zu entfernen </w:delText>
        </w:r>
      </w:del>
      <w:r w:rsidRPr="00A10064">
        <w:rPr>
          <w:rFonts w:ascii="Times New Roman" w:hAnsi="Times New Roman" w:cs="Times New Roman"/>
        </w:rPr>
        <w:t>wurde anschließend ein DNAse</w:t>
      </w:r>
      <w:ins w:id="578" w:author="Gregory Dame" w:date="2023-01-05T18:05:00Z">
        <w:r w:rsidR="00153EC8">
          <w:rPr>
            <w:rFonts w:ascii="Times New Roman" w:hAnsi="Times New Roman" w:cs="Times New Roman"/>
          </w:rPr>
          <w:t>-</w:t>
        </w:r>
      </w:ins>
      <w:del w:id="579" w:author="Gregory Dame" w:date="2023-01-05T18:05:00Z">
        <w:r w:rsidRPr="00A10064" w:rsidDel="00153EC8">
          <w:rPr>
            <w:rFonts w:ascii="Times New Roman" w:hAnsi="Times New Roman" w:cs="Times New Roman"/>
          </w:rPr>
          <w:delText xml:space="preserve"> </w:delText>
        </w:r>
      </w:del>
      <w:ins w:id="580" w:author="Gregory Dame" w:date="2023-01-05T18:05:00Z">
        <w:r w:rsidR="00153EC8">
          <w:rPr>
            <w:rFonts w:ascii="Times New Roman" w:hAnsi="Times New Roman" w:cs="Times New Roman"/>
          </w:rPr>
          <w:t>V</w:t>
        </w:r>
      </w:ins>
      <w:del w:id="581" w:author="Gregory Dame" w:date="2023-01-05T18:05:00Z">
        <w:r w:rsidRPr="00A10064" w:rsidDel="00153EC8">
          <w:rPr>
            <w:rFonts w:ascii="Times New Roman" w:hAnsi="Times New Roman" w:cs="Times New Roman"/>
          </w:rPr>
          <w:delText>v</w:delText>
        </w:r>
      </w:del>
      <w:r w:rsidRPr="00A10064">
        <w:rPr>
          <w:rFonts w:ascii="Times New Roman" w:hAnsi="Times New Roman" w:cs="Times New Roman"/>
        </w:rPr>
        <w:t>erdau</w:t>
      </w:r>
      <w:r w:rsidR="00366AC1" w:rsidRPr="00A10064">
        <w:rPr>
          <w:rFonts w:ascii="Times New Roman" w:hAnsi="Times New Roman" w:cs="Times New Roman"/>
        </w:rPr>
        <w:t xml:space="preserve"> durchgeführt. Dazu wurde der Mix mit 70 µl PCR-reinem Wasser verdünnt und 10 µl </w:t>
      </w:r>
      <w:del w:id="582" w:author="Gregory Dame" w:date="2023-01-05T18:02:00Z">
        <w:r w:rsidR="00366AC1" w:rsidRPr="00A10064" w:rsidDel="006C6733">
          <w:rPr>
            <w:rFonts w:ascii="Times New Roman" w:hAnsi="Times New Roman" w:cs="Times New Roman"/>
          </w:rPr>
          <w:delText xml:space="preserve">10x </w:delText>
        </w:r>
      </w:del>
      <w:ins w:id="583" w:author="Gregory Dame" w:date="2023-01-05T18:02:00Z">
        <w:r w:rsidR="006C6733" w:rsidRPr="00A10064">
          <w:rPr>
            <w:rFonts w:ascii="Times New Roman" w:hAnsi="Times New Roman" w:cs="Times New Roman"/>
          </w:rPr>
          <w:t>10</w:t>
        </w:r>
        <w:r w:rsidR="006C6733">
          <w:rPr>
            <w:rFonts w:ascii="Times New Roman" w:hAnsi="Times New Roman" w:cs="Times New Roman"/>
          </w:rPr>
          <w:t>X</w:t>
        </w:r>
        <w:r w:rsidR="006C6733" w:rsidRPr="00A10064">
          <w:rPr>
            <w:rFonts w:ascii="Times New Roman" w:hAnsi="Times New Roman" w:cs="Times New Roman"/>
          </w:rPr>
          <w:t xml:space="preserve"> </w:t>
        </w:r>
      </w:ins>
      <w:proofErr w:type="spellStart"/>
      <w:r w:rsidR="00366AC1" w:rsidRPr="00A10064">
        <w:rPr>
          <w:rFonts w:ascii="Times New Roman" w:hAnsi="Times New Roman" w:cs="Times New Roman"/>
        </w:rPr>
        <w:t>DNAse</w:t>
      </w:r>
      <w:proofErr w:type="spellEnd"/>
      <w:r w:rsidR="00366AC1" w:rsidRPr="00A10064">
        <w:rPr>
          <w:rFonts w:ascii="Times New Roman" w:hAnsi="Times New Roman" w:cs="Times New Roman"/>
        </w:rPr>
        <w:t xml:space="preserve">-Puffer (New England </w:t>
      </w:r>
      <w:proofErr w:type="spellStart"/>
      <w:r w:rsidR="00366AC1" w:rsidRPr="00A10064">
        <w:rPr>
          <w:rFonts w:ascii="Times New Roman" w:hAnsi="Times New Roman" w:cs="Times New Roman"/>
        </w:rPr>
        <w:t>Biolabs</w:t>
      </w:r>
      <w:proofErr w:type="spellEnd"/>
      <w:r w:rsidR="00366AC1" w:rsidRPr="00A10064">
        <w:rPr>
          <w:rFonts w:ascii="Times New Roman" w:hAnsi="Times New Roman" w:cs="Times New Roman"/>
        </w:rPr>
        <w:t xml:space="preserve">) dazugegeben. Die neu entstandene Reaktionslösung wurde mit 4 U </w:t>
      </w:r>
      <w:proofErr w:type="spellStart"/>
      <w:r w:rsidR="00366AC1" w:rsidRPr="00A10064">
        <w:rPr>
          <w:rFonts w:ascii="Times New Roman" w:hAnsi="Times New Roman" w:cs="Times New Roman"/>
        </w:rPr>
        <w:t>DNAse</w:t>
      </w:r>
      <w:ins w:id="584" w:author="Iris Bachmann" w:date="2023-01-18T10:19:00Z">
        <w:r w:rsidR="00E2378A">
          <w:rPr>
            <w:rFonts w:ascii="Times New Roman" w:hAnsi="Times New Roman" w:cs="Times New Roman"/>
          </w:rPr>
          <w:t>I</w:t>
        </w:r>
      </w:ins>
      <w:proofErr w:type="spellEnd"/>
      <w:r w:rsidR="00366AC1" w:rsidRPr="00A10064">
        <w:rPr>
          <w:rFonts w:ascii="Times New Roman" w:hAnsi="Times New Roman" w:cs="Times New Roman"/>
        </w:rPr>
        <w:t xml:space="preserve"> (New England </w:t>
      </w:r>
      <w:proofErr w:type="spellStart"/>
      <w:r w:rsidR="00366AC1" w:rsidRPr="00A10064">
        <w:rPr>
          <w:rFonts w:ascii="Times New Roman" w:hAnsi="Times New Roman" w:cs="Times New Roman"/>
        </w:rPr>
        <w:t>Biolabs</w:t>
      </w:r>
      <w:proofErr w:type="spellEnd"/>
      <w:r w:rsidR="00366AC1" w:rsidRPr="00A10064">
        <w:rPr>
          <w:rFonts w:ascii="Times New Roman" w:hAnsi="Times New Roman" w:cs="Times New Roman"/>
        </w:rPr>
        <w:t xml:space="preserve">) versetzt und abermals bei 37 °C für 15 min inkubiert. Um Puffer- und Enzymbestandteile aus den vorherigen Arbeitsschritten zu entfernen und eine reine RNA-Lösung zu erhalten, wurde das </w:t>
      </w:r>
      <w:proofErr w:type="spellStart"/>
      <w:r w:rsidR="00366AC1" w:rsidRPr="00A10064">
        <w:rPr>
          <w:rFonts w:ascii="Times New Roman" w:hAnsi="Times New Roman" w:cs="Times New Roman"/>
        </w:rPr>
        <w:t>EchoCLEAN</w:t>
      </w:r>
      <w:proofErr w:type="spellEnd"/>
      <w:r w:rsidR="00366AC1" w:rsidRPr="00A10064">
        <w:rPr>
          <w:rFonts w:ascii="Times New Roman" w:hAnsi="Times New Roman" w:cs="Times New Roman"/>
        </w:rPr>
        <w:t xml:space="preserve"> RNA </w:t>
      </w:r>
      <w:proofErr w:type="spellStart"/>
      <w:r w:rsidR="00366AC1" w:rsidRPr="00A10064">
        <w:rPr>
          <w:rFonts w:ascii="Times New Roman" w:hAnsi="Times New Roman" w:cs="Times New Roman"/>
        </w:rPr>
        <w:t>CleanUp</w:t>
      </w:r>
      <w:proofErr w:type="spellEnd"/>
      <w:r w:rsidR="00366AC1" w:rsidRPr="00A10064">
        <w:rPr>
          <w:rFonts w:ascii="Times New Roman" w:hAnsi="Times New Roman" w:cs="Times New Roman"/>
        </w:rPr>
        <w:t xml:space="preserve"> Kit (</w:t>
      </w:r>
      <w:proofErr w:type="spellStart"/>
      <w:r w:rsidR="00366AC1" w:rsidRPr="00A10064">
        <w:rPr>
          <w:rFonts w:ascii="Times New Roman" w:hAnsi="Times New Roman" w:cs="Times New Roman"/>
        </w:rPr>
        <w:t>BioEcho</w:t>
      </w:r>
      <w:proofErr w:type="spellEnd"/>
      <w:r w:rsidR="00366AC1" w:rsidRPr="00A10064">
        <w:rPr>
          <w:rFonts w:ascii="Times New Roman" w:hAnsi="Times New Roman" w:cs="Times New Roman"/>
        </w:rPr>
        <w:t xml:space="preserve"> Life Sciences GmbH) nach Herstellerangaben durchgeführt</w:t>
      </w:r>
      <w:del w:id="585" w:author="Iris Bachmann" w:date="2023-01-18T10:20:00Z">
        <w:r w:rsidR="00366AC1" w:rsidRPr="00A10064" w:rsidDel="00E2378A">
          <w:rPr>
            <w:rFonts w:ascii="Times New Roman" w:hAnsi="Times New Roman" w:cs="Times New Roman"/>
          </w:rPr>
          <w:delText xml:space="preserve"> (Protokoll8 online verfügbar)</w:delText>
        </w:r>
      </w:del>
      <w:r w:rsidR="00366AC1" w:rsidRPr="00A10064">
        <w:rPr>
          <w:rFonts w:ascii="Times New Roman" w:hAnsi="Times New Roman" w:cs="Times New Roman"/>
        </w:rPr>
        <w:t>. Das Prinzip der RNA-</w:t>
      </w:r>
      <w:proofErr w:type="spellStart"/>
      <w:r w:rsidR="00366AC1" w:rsidRPr="00A10064">
        <w:rPr>
          <w:rFonts w:ascii="Times New Roman" w:hAnsi="Times New Roman" w:cs="Times New Roman"/>
        </w:rPr>
        <w:t>Aufreinigungsmethode</w:t>
      </w:r>
      <w:proofErr w:type="spellEnd"/>
      <w:r w:rsidR="00366AC1" w:rsidRPr="00A10064">
        <w:rPr>
          <w:rFonts w:ascii="Times New Roman" w:hAnsi="Times New Roman" w:cs="Times New Roman"/>
        </w:rPr>
        <w:t xml:space="preserve"> von </w:t>
      </w:r>
      <w:proofErr w:type="spellStart"/>
      <w:r w:rsidR="00366AC1" w:rsidRPr="00A10064">
        <w:rPr>
          <w:rFonts w:ascii="Times New Roman" w:hAnsi="Times New Roman" w:cs="Times New Roman"/>
        </w:rPr>
        <w:t>BioEcho</w:t>
      </w:r>
      <w:proofErr w:type="spellEnd"/>
      <w:r w:rsidR="00366AC1" w:rsidRPr="00A10064">
        <w:rPr>
          <w:rFonts w:ascii="Times New Roman" w:hAnsi="Times New Roman" w:cs="Times New Roman"/>
        </w:rPr>
        <w:t xml:space="preserve"> basiert dabei auf einer Matrix, welche durchlässig für Nukleinsäuren ist, jedoch andere Verunreinigungen bindet (</w:t>
      </w:r>
      <w:proofErr w:type="spellStart"/>
      <w:r w:rsidR="00366AC1" w:rsidRPr="00A10064">
        <w:rPr>
          <w:rFonts w:ascii="Times New Roman" w:hAnsi="Times New Roman" w:cs="Times New Roman"/>
        </w:rPr>
        <w:t>BioEcho</w:t>
      </w:r>
      <w:proofErr w:type="spellEnd"/>
      <w:ins w:id="586" w:author="Gregory Dame" w:date="2023-01-05T18:06:00Z">
        <w:r w:rsidR="00153EC8">
          <w:rPr>
            <w:rFonts w:ascii="Times New Roman" w:hAnsi="Times New Roman" w:cs="Times New Roman"/>
          </w:rPr>
          <w:t>,</w:t>
        </w:r>
      </w:ins>
      <w:r w:rsidR="00366AC1" w:rsidRPr="00A10064">
        <w:rPr>
          <w:rFonts w:ascii="Times New Roman" w:hAnsi="Times New Roman" w:cs="Times New Roman"/>
        </w:rPr>
        <w:t xml:space="preserve"> 2022).</w:t>
      </w:r>
    </w:p>
    <w:p w14:paraId="2286420E" w14:textId="1C6A3DDA" w:rsidR="00314DAA" w:rsidRPr="00A10064" w:rsidRDefault="00314DAA" w:rsidP="00B43B35">
      <w:pPr>
        <w:spacing w:line="360" w:lineRule="auto"/>
        <w:jc w:val="both"/>
        <w:rPr>
          <w:rFonts w:ascii="Times New Roman" w:hAnsi="Times New Roman" w:cs="Times New Roman"/>
          <w:b/>
        </w:rPr>
      </w:pPr>
      <w:r w:rsidRPr="00A10064">
        <w:rPr>
          <w:rFonts w:ascii="Times New Roman" w:hAnsi="Times New Roman" w:cs="Times New Roman"/>
          <w:b/>
        </w:rPr>
        <w:t xml:space="preserve">2.2.7 </w:t>
      </w:r>
      <w:proofErr w:type="spellStart"/>
      <w:ins w:id="587" w:author="Iris Bachmann" w:date="2023-01-18T10:22:00Z">
        <w:r w:rsidR="00E2378A" w:rsidRPr="00E2378A">
          <w:rPr>
            <w:rFonts w:ascii="Times New Roman" w:hAnsi="Times New Roman" w:cs="Times New Roman"/>
            <w:b/>
          </w:rPr>
          <w:t>RiboGreen</w:t>
        </w:r>
      </w:ins>
      <w:del w:id="588" w:author="Iris Bachmann" w:date="2023-01-18T10:22:00Z">
        <w:r w:rsidRPr="00A10064" w:rsidDel="00E2378A">
          <w:rPr>
            <w:rFonts w:ascii="Times New Roman" w:hAnsi="Times New Roman" w:cs="Times New Roman"/>
            <w:b/>
          </w:rPr>
          <w:delText xml:space="preserve">Ribogreen </w:delText>
        </w:r>
      </w:del>
      <w:r w:rsidRPr="00A10064">
        <w:rPr>
          <w:rFonts w:ascii="Times New Roman" w:hAnsi="Times New Roman" w:cs="Times New Roman"/>
          <w:b/>
        </w:rPr>
        <w:t>Assay</w:t>
      </w:r>
      <w:proofErr w:type="spellEnd"/>
      <w:r w:rsidRPr="00A10064">
        <w:rPr>
          <w:rFonts w:ascii="Times New Roman" w:hAnsi="Times New Roman" w:cs="Times New Roman"/>
          <w:b/>
        </w:rPr>
        <w:t xml:space="preserve"> zur </w:t>
      </w:r>
      <w:r w:rsidR="00E209EC" w:rsidRPr="00A10064">
        <w:rPr>
          <w:rFonts w:ascii="Times New Roman" w:hAnsi="Times New Roman" w:cs="Times New Roman"/>
          <w:b/>
        </w:rPr>
        <w:t>Quantifizierung</w:t>
      </w:r>
      <w:r w:rsidRPr="00A10064">
        <w:rPr>
          <w:rFonts w:ascii="Times New Roman" w:hAnsi="Times New Roman" w:cs="Times New Roman"/>
          <w:b/>
        </w:rPr>
        <w:t xml:space="preserve"> von RNA</w:t>
      </w:r>
      <w:del w:id="589" w:author="Iris Bachmann" w:date="2023-01-18T10:22:00Z">
        <w:r w:rsidRPr="00A10064" w:rsidDel="00E2378A">
          <w:rPr>
            <w:rFonts w:ascii="Times New Roman" w:hAnsi="Times New Roman" w:cs="Times New Roman"/>
            <w:b/>
          </w:rPr>
          <w:delText xml:space="preserve"> </w:delText>
        </w:r>
      </w:del>
    </w:p>
    <w:p w14:paraId="4F370437" w14:textId="7E2AF060" w:rsidR="00314DAA" w:rsidRPr="00A10064" w:rsidRDefault="00314DAA" w:rsidP="00B43B35">
      <w:pPr>
        <w:spacing w:line="360" w:lineRule="auto"/>
        <w:jc w:val="both"/>
        <w:rPr>
          <w:rFonts w:ascii="Times New Roman" w:hAnsi="Times New Roman" w:cs="Times New Roman"/>
        </w:rPr>
      </w:pPr>
      <w:r w:rsidRPr="00A10064">
        <w:rPr>
          <w:rFonts w:ascii="Times New Roman" w:hAnsi="Times New Roman" w:cs="Times New Roman"/>
        </w:rPr>
        <w:t>Zur präzisen RNA-Konzentrationsbestimmung wurde das Quant-</w:t>
      </w:r>
      <w:proofErr w:type="spellStart"/>
      <w:r w:rsidRPr="00A10064">
        <w:rPr>
          <w:rFonts w:ascii="Times New Roman" w:hAnsi="Times New Roman" w:cs="Times New Roman"/>
        </w:rPr>
        <w:t>iT</w:t>
      </w:r>
      <w:proofErr w:type="spellEnd"/>
      <w:r w:rsidRPr="00A10064">
        <w:rPr>
          <w:rFonts w:ascii="Times New Roman" w:hAnsi="Times New Roman" w:cs="Times New Roman"/>
        </w:rPr>
        <w:t xml:space="preserve"> </w:t>
      </w:r>
      <w:proofErr w:type="spellStart"/>
      <w:r w:rsidRPr="00A10064">
        <w:rPr>
          <w:rFonts w:ascii="Times New Roman" w:hAnsi="Times New Roman" w:cs="Times New Roman"/>
        </w:rPr>
        <w:t>RiboGreen</w:t>
      </w:r>
      <w:proofErr w:type="spellEnd"/>
      <w:r w:rsidRPr="00A10064">
        <w:rPr>
          <w:rFonts w:ascii="Times New Roman" w:hAnsi="Times New Roman" w:cs="Times New Roman"/>
        </w:rPr>
        <w:t xml:space="preserve"> RNA-Kit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verwendet. Das Prinzip des Kits basiert dabei auf der Bindung eines gleichnamigen Fluoreszenzfarbstoffes an die </w:t>
      </w:r>
      <w:ins w:id="590" w:author="Gregory Dame" w:date="2023-01-05T18:11:00Z">
        <w:r w:rsidR="00153EC8">
          <w:rPr>
            <w:rFonts w:ascii="Times New Roman" w:hAnsi="Times New Roman" w:cs="Times New Roman"/>
          </w:rPr>
          <w:t xml:space="preserve">einzelsträngige </w:t>
        </w:r>
      </w:ins>
      <w:r w:rsidRPr="00A10064">
        <w:rPr>
          <w:rFonts w:ascii="Times New Roman" w:hAnsi="Times New Roman" w:cs="Times New Roman"/>
        </w:rPr>
        <w:t xml:space="preserve">RNA. Durch die Bindung erhöht sich die Fluoreszenz des Farbstoffes um </w:t>
      </w:r>
      <w:del w:id="591" w:author="Gregory Dame" w:date="2023-01-05T18:12:00Z">
        <w:r w:rsidRPr="00A10064" w:rsidDel="00153EC8">
          <w:rPr>
            <w:rFonts w:ascii="Times New Roman" w:hAnsi="Times New Roman" w:cs="Times New Roman"/>
          </w:rPr>
          <w:delText xml:space="preserve">das </w:delText>
        </w:r>
      </w:del>
      <w:ins w:id="592" w:author="Gregory Dame" w:date="2023-01-05T18:12:00Z">
        <w:r w:rsidR="00153EC8">
          <w:rPr>
            <w:rFonts w:ascii="Times New Roman" w:hAnsi="Times New Roman" w:cs="Times New Roman"/>
          </w:rPr>
          <w:t>den Faktor</w:t>
        </w:r>
        <w:r w:rsidR="00153EC8" w:rsidRPr="00A10064">
          <w:rPr>
            <w:rFonts w:ascii="Times New Roman" w:hAnsi="Times New Roman" w:cs="Times New Roman"/>
          </w:rPr>
          <w:t xml:space="preserve"> </w:t>
        </w:r>
      </w:ins>
      <w:r w:rsidRPr="00A10064">
        <w:rPr>
          <w:rFonts w:ascii="Times New Roman" w:hAnsi="Times New Roman" w:cs="Times New Roman"/>
        </w:rPr>
        <w:t>1000</w:t>
      </w:r>
      <w:ins w:id="593" w:author="Gregory Dame" w:date="2023-01-05T18:12:00Z">
        <w:r w:rsidR="00153EC8">
          <w:rPr>
            <w:rFonts w:ascii="Times New Roman" w:hAnsi="Times New Roman" w:cs="Times New Roman"/>
          </w:rPr>
          <w:t>,</w:t>
        </w:r>
      </w:ins>
      <w:del w:id="594" w:author="Gregory Dame" w:date="2023-01-05T18:12:00Z">
        <w:r w:rsidRPr="00A10064" w:rsidDel="00153EC8">
          <w:rPr>
            <w:rFonts w:ascii="Times New Roman" w:hAnsi="Times New Roman" w:cs="Times New Roman"/>
          </w:rPr>
          <w:delText>-Fache</w:delText>
        </w:r>
      </w:del>
      <w:r w:rsidRPr="00A10064">
        <w:rPr>
          <w:rFonts w:ascii="Times New Roman" w:hAnsi="Times New Roman" w:cs="Times New Roman"/>
        </w:rPr>
        <w:t xml:space="preserve"> </w:t>
      </w:r>
      <w:del w:id="595" w:author="Gregory Dame" w:date="2023-01-05T18:12:00Z">
        <w:r w:rsidRPr="00A10064" w:rsidDel="00153EC8">
          <w:rPr>
            <w:rFonts w:ascii="Times New Roman" w:hAnsi="Times New Roman" w:cs="Times New Roman"/>
          </w:rPr>
          <w:delText xml:space="preserve">wodurch </w:delText>
        </w:r>
      </w:del>
      <w:ins w:id="596" w:author="Gregory Dame" w:date="2023-01-05T18:12:00Z">
        <w:r w:rsidR="00153EC8">
          <w:rPr>
            <w:rFonts w:ascii="Times New Roman" w:hAnsi="Times New Roman" w:cs="Times New Roman"/>
          </w:rPr>
          <w:t>so dass</w:t>
        </w:r>
        <w:r w:rsidR="00153EC8" w:rsidRPr="00A10064">
          <w:rPr>
            <w:rFonts w:ascii="Times New Roman" w:hAnsi="Times New Roman" w:cs="Times New Roman"/>
          </w:rPr>
          <w:t xml:space="preserve"> </w:t>
        </w:r>
      </w:ins>
      <w:r w:rsidRPr="00A10064">
        <w:rPr>
          <w:rFonts w:ascii="Times New Roman" w:hAnsi="Times New Roman" w:cs="Times New Roman"/>
        </w:rPr>
        <w:t xml:space="preserve">eine sensitive Detektion von bis zu 1 </w:t>
      </w:r>
      <w:commentRangeStart w:id="597"/>
      <w:r w:rsidRPr="00A10064">
        <w:rPr>
          <w:rFonts w:ascii="Cambria Math" w:hAnsi="Cambria Math" w:cs="Cambria Math"/>
        </w:rPr>
        <w:t>𝑛𝑔</w:t>
      </w:r>
      <w:r w:rsidRPr="00A10064">
        <w:rPr>
          <w:rFonts w:ascii="Times New Roman" w:hAnsi="Times New Roman" w:cs="Times New Roman"/>
        </w:rPr>
        <w:t>/</w:t>
      </w:r>
      <w:r w:rsidRPr="00A10064">
        <w:rPr>
          <w:rFonts w:ascii="Cambria Math" w:hAnsi="Cambria Math" w:cs="Cambria Math"/>
        </w:rPr>
        <w:t>𝑚𝑙</w:t>
      </w:r>
      <w:r w:rsidRPr="00A10064">
        <w:rPr>
          <w:rFonts w:ascii="Times New Roman" w:hAnsi="Times New Roman" w:cs="Times New Roman"/>
        </w:rPr>
        <w:t xml:space="preserve"> </w:t>
      </w:r>
      <w:commentRangeEnd w:id="597"/>
      <w:r w:rsidR="00E2378A">
        <w:rPr>
          <w:rStyle w:val="Kommentarzeichen"/>
        </w:rPr>
        <w:commentReference w:id="597"/>
      </w:r>
      <w:r w:rsidRPr="00A10064">
        <w:rPr>
          <w:rFonts w:ascii="Times New Roman" w:hAnsi="Times New Roman" w:cs="Times New Roman"/>
        </w:rPr>
        <w:t xml:space="preserve">RNA </w:t>
      </w:r>
      <w:ins w:id="598" w:author="Gregory Dame" w:date="2023-01-05T18:52:00Z">
        <w:r w:rsidR="00153EC8">
          <w:rPr>
            <w:rFonts w:ascii="Times New Roman" w:hAnsi="Times New Roman" w:cs="Times New Roman"/>
          </w:rPr>
          <w:t>er</w:t>
        </w:r>
      </w:ins>
      <w:r w:rsidRPr="00A10064">
        <w:rPr>
          <w:rFonts w:ascii="Times New Roman" w:hAnsi="Times New Roman" w:cs="Times New Roman"/>
        </w:rPr>
        <w:t>möglich</w:t>
      </w:r>
      <w:ins w:id="599" w:author="Gregory Dame" w:date="2023-01-05T18:52:00Z">
        <w:r w:rsidR="00153EC8">
          <w:rPr>
            <w:rFonts w:ascii="Times New Roman" w:hAnsi="Times New Roman" w:cs="Times New Roman"/>
          </w:rPr>
          <w:t>t</w:t>
        </w:r>
      </w:ins>
      <w:r w:rsidRPr="00A10064">
        <w:rPr>
          <w:rFonts w:ascii="Times New Roman" w:hAnsi="Times New Roman" w:cs="Times New Roman"/>
        </w:rPr>
        <w:t xml:space="preserve"> wird (Jones </w:t>
      </w:r>
      <w:r w:rsidRPr="00153EC8">
        <w:rPr>
          <w:rFonts w:ascii="Times New Roman" w:hAnsi="Times New Roman" w:cs="Times New Roman"/>
          <w:i/>
          <w:iCs/>
          <w:rPrChange w:id="600" w:author="Gregory Dame" w:date="2023-01-05T18:12:00Z">
            <w:rPr>
              <w:rFonts w:ascii="Times New Roman" w:hAnsi="Times New Roman" w:cs="Times New Roman"/>
            </w:rPr>
          </w:rPrChange>
        </w:rPr>
        <w:t>et al</w:t>
      </w:r>
      <w:r w:rsidRPr="00A10064">
        <w:rPr>
          <w:rFonts w:ascii="Times New Roman" w:hAnsi="Times New Roman" w:cs="Times New Roman"/>
        </w:rPr>
        <w:t>. 1998). Vor der RNA</w:t>
      </w:r>
      <w:r w:rsidR="007B6B7C" w:rsidRPr="00A10064">
        <w:rPr>
          <w:rFonts w:ascii="Times New Roman" w:hAnsi="Times New Roman" w:cs="Times New Roman"/>
        </w:rPr>
        <w:t>-</w:t>
      </w:r>
      <w:r w:rsidRPr="00A10064">
        <w:rPr>
          <w:rFonts w:ascii="Times New Roman" w:hAnsi="Times New Roman" w:cs="Times New Roman"/>
        </w:rPr>
        <w:t>Konzentrationsbestimmung wurde</w:t>
      </w:r>
      <w:r w:rsidRPr="00A10064">
        <w:rPr>
          <w:rFonts w:ascii="Times New Roman" w:hAnsi="Times New Roman" w:cs="Times New Roman"/>
          <w:color w:val="FF0000"/>
        </w:rPr>
        <w:t xml:space="preserve"> </w:t>
      </w:r>
      <w:r w:rsidRPr="00A10064">
        <w:rPr>
          <w:rFonts w:ascii="Times New Roman" w:hAnsi="Times New Roman" w:cs="Times New Roman"/>
        </w:rPr>
        <w:t xml:space="preserve">eine Kalibriergerade im “High-Range” Bereich erstellt. Dazu wurden mit dem im Kit enthaltenen </w:t>
      </w:r>
      <w:ins w:id="601" w:author="Iris Bachmann" w:date="2023-01-18T10:26:00Z">
        <w:r w:rsidR="00E2378A">
          <w:rPr>
            <w:rFonts w:ascii="Times New Roman" w:hAnsi="Times New Roman" w:cs="Times New Roman"/>
          </w:rPr>
          <w:t>r</w:t>
        </w:r>
      </w:ins>
      <w:r w:rsidRPr="00A10064">
        <w:rPr>
          <w:rFonts w:ascii="Times New Roman" w:hAnsi="Times New Roman" w:cs="Times New Roman"/>
        </w:rPr>
        <w:t xml:space="preserve">RNA-Standard 5 Kalibrierlösungen im Bereich zwischen 2000 </w:t>
      </w:r>
      <w:proofErr w:type="spellStart"/>
      <w:r w:rsidRPr="00A10064">
        <w:rPr>
          <w:rFonts w:ascii="Times New Roman" w:hAnsi="Times New Roman" w:cs="Times New Roman"/>
        </w:rPr>
        <w:t>ng</w:t>
      </w:r>
      <w:proofErr w:type="spellEnd"/>
      <w:r w:rsidRPr="00A10064">
        <w:rPr>
          <w:rFonts w:ascii="Times New Roman" w:hAnsi="Times New Roman" w:cs="Times New Roman"/>
        </w:rPr>
        <w:t xml:space="preserve">/ml und 50 </w:t>
      </w:r>
      <w:proofErr w:type="spellStart"/>
      <w:r w:rsidRPr="00A10064">
        <w:rPr>
          <w:rFonts w:ascii="Times New Roman" w:hAnsi="Times New Roman" w:cs="Times New Roman"/>
        </w:rPr>
        <w:t>ng</w:t>
      </w:r>
      <w:proofErr w:type="spellEnd"/>
      <w:r w:rsidRPr="00A10064">
        <w:rPr>
          <w:rFonts w:ascii="Times New Roman" w:hAnsi="Times New Roman" w:cs="Times New Roman"/>
        </w:rPr>
        <w:t>/ml mit 1</w:t>
      </w:r>
      <w:ins w:id="602" w:author="Iris Bachmann" w:date="2023-01-18T10:26:00Z">
        <w:r w:rsidR="00E2378A">
          <w:rPr>
            <w:rFonts w:ascii="Times New Roman" w:hAnsi="Times New Roman" w:cs="Times New Roman"/>
          </w:rPr>
          <w:t> </w:t>
        </w:r>
      </w:ins>
      <w:r w:rsidRPr="00A10064">
        <w:rPr>
          <w:rFonts w:ascii="Times New Roman" w:hAnsi="Times New Roman" w:cs="Times New Roman"/>
        </w:rPr>
        <w:t>X</w:t>
      </w:r>
      <w:ins w:id="603" w:author="Iris Bachmann" w:date="2023-01-18T10:26:00Z">
        <w:r w:rsidR="00E2378A">
          <w:rPr>
            <w:rFonts w:ascii="Times New Roman" w:hAnsi="Times New Roman" w:cs="Times New Roman"/>
          </w:rPr>
          <w:t> </w:t>
        </w:r>
      </w:ins>
      <w:del w:id="604" w:author="Iris Bachmann" w:date="2023-01-18T10:26:00Z">
        <w:r w:rsidRPr="00A10064" w:rsidDel="00E2378A">
          <w:rPr>
            <w:rFonts w:ascii="Times New Roman" w:hAnsi="Times New Roman" w:cs="Times New Roman"/>
          </w:rPr>
          <w:delText xml:space="preserve"> </w:delText>
        </w:r>
      </w:del>
      <w:r w:rsidRPr="00A10064">
        <w:rPr>
          <w:rFonts w:ascii="Times New Roman" w:hAnsi="Times New Roman" w:cs="Times New Roman"/>
        </w:rPr>
        <w:t>TE-Puffer (</w:t>
      </w:r>
      <w:proofErr w:type="spellStart"/>
      <w:r w:rsidRPr="00A10064">
        <w:rPr>
          <w:rFonts w:ascii="Times New Roman" w:hAnsi="Times New Roman" w:cs="Times New Roman"/>
        </w:rPr>
        <w:t>Thermo</w:t>
      </w:r>
      <w:proofErr w:type="spellEnd"/>
      <w:r w:rsidRPr="00A10064">
        <w:rPr>
          <w:rFonts w:ascii="Times New Roman" w:hAnsi="Times New Roman" w:cs="Times New Roman"/>
        </w:rPr>
        <w:t xml:space="preserve"> Fisher Scientific) hergestellt. Die zu messende RNA-Probe wurde vor der Messung mit 1X TE-Puffer auf eine in der Kalibriergerade liegende Konzentration verdünnt. Jede Messlösung der Kalibriergerade sowie zu bestimmende RNA-Lösung wurde 1:1 mit einer Farblösung (</w:t>
      </w:r>
      <w:proofErr w:type="spellStart"/>
      <w:r w:rsidRPr="00A10064">
        <w:rPr>
          <w:rFonts w:ascii="Times New Roman" w:hAnsi="Times New Roman" w:cs="Times New Roman"/>
        </w:rPr>
        <w:t>RiboGreen</w:t>
      </w:r>
      <w:proofErr w:type="spellEnd"/>
      <w:r w:rsidRPr="00A10064">
        <w:rPr>
          <w:rFonts w:ascii="Times New Roman" w:hAnsi="Times New Roman" w:cs="Times New Roman"/>
        </w:rPr>
        <w:t xml:space="preserve"> 1:200 mit 1X TE-Puffer verdünnt) gemischt. Diese wurde homogenisiert, für 2 min auf Eis im Dunklen gelagert und anschließend abermals gemischt.</w:t>
      </w:r>
      <w:r w:rsidR="00527ACA" w:rsidRPr="00A10064">
        <w:rPr>
          <w:rFonts w:ascii="Times New Roman" w:hAnsi="Times New Roman" w:cs="Times New Roman"/>
        </w:rPr>
        <w:t xml:space="preserve"> </w:t>
      </w:r>
      <w:r w:rsidRPr="00A10064">
        <w:rPr>
          <w:rFonts w:ascii="Times New Roman" w:hAnsi="Times New Roman" w:cs="Times New Roman"/>
        </w:rPr>
        <w:t xml:space="preserve">Die anschließende Fluoreszenzmessung erfolgte im </w:t>
      </w:r>
      <w:proofErr w:type="spellStart"/>
      <w:r w:rsidRPr="00A10064">
        <w:rPr>
          <w:rFonts w:ascii="Times New Roman" w:hAnsi="Times New Roman" w:cs="Times New Roman"/>
        </w:rPr>
        <w:t>Nanodrop</w:t>
      </w:r>
      <w:proofErr w:type="spellEnd"/>
      <w:r w:rsidRPr="00A10064">
        <w:rPr>
          <w:rFonts w:ascii="Times New Roman" w:hAnsi="Times New Roman" w:cs="Times New Roman"/>
        </w:rPr>
        <w:t xml:space="preserve"> 3300 Fluoreszenzspektrometer bei 525 nm.</w:t>
      </w:r>
    </w:p>
    <w:p w14:paraId="289D8DC9" w14:textId="22C17448" w:rsidR="00527ACA" w:rsidRPr="00A10064" w:rsidRDefault="00527ACA" w:rsidP="00B43B35">
      <w:pPr>
        <w:spacing w:line="360" w:lineRule="auto"/>
        <w:jc w:val="both"/>
        <w:rPr>
          <w:rFonts w:ascii="Times New Roman" w:hAnsi="Times New Roman" w:cs="Times New Roman"/>
          <w:b/>
          <w:color w:val="FF0000"/>
        </w:rPr>
      </w:pPr>
      <w:commentRangeStart w:id="605"/>
      <w:commentRangeStart w:id="606"/>
      <w:r w:rsidRPr="00A10064">
        <w:rPr>
          <w:rFonts w:ascii="Times New Roman" w:hAnsi="Times New Roman" w:cs="Times New Roman"/>
          <w:b/>
          <w:color w:val="FF0000"/>
        </w:rPr>
        <w:t xml:space="preserve">2.2.8 Isolation von viraler RNA aus </w:t>
      </w:r>
      <w:proofErr w:type="spellStart"/>
      <w:r w:rsidRPr="00A10064">
        <w:rPr>
          <w:rFonts w:ascii="Times New Roman" w:hAnsi="Times New Roman" w:cs="Times New Roman"/>
          <w:b/>
          <w:color w:val="FF0000"/>
        </w:rPr>
        <w:t>Nasopharyngeal</w:t>
      </w:r>
      <w:proofErr w:type="spellEnd"/>
      <w:r w:rsidR="007D2CF9" w:rsidRPr="007D2CF9">
        <w:rPr>
          <w:rFonts w:ascii="Times New Roman" w:hAnsi="Times New Roman" w:cs="Times New Roman"/>
          <w:b/>
          <w:color w:val="FF0000"/>
        </w:rPr>
        <w:t>-Abstrichen</w:t>
      </w:r>
    </w:p>
    <w:p w14:paraId="6EC8E3E0" w14:textId="31B9311A" w:rsidR="00527ACA" w:rsidRPr="00A10064" w:rsidRDefault="00527ACA" w:rsidP="00B43B35">
      <w:pPr>
        <w:spacing w:line="360" w:lineRule="auto"/>
        <w:jc w:val="both"/>
        <w:rPr>
          <w:rFonts w:ascii="Times New Roman" w:hAnsi="Times New Roman" w:cs="Times New Roman"/>
        </w:rPr>
      </w:pPr>
      <w:r w:rsidRPr="00A10064">
        <w:rPr>
          <w:rFonts w:ascii="Times New Roman" w:hAnsi="Times New Roman" w:cs="Times New Roman"/>
        </w:rPr>
        <w:t xml:space="preserve">Für die Erstellung einer klinischen Kontrollprobe wurden von gesunden Mitarbeitern der Arbeitsgruppe </w:t>
      </w:r>
      <w:proofErr w:type="spellStart"/>
      <w:r w:rsidRPr="00A10064">
        <w:rPr>
          <w:rFonts w:ascii="Times New Roman" w:hAnsi="Times New Roman" w:cs="Times New Roman"/>
        </w:rPr>
        <w:t>Nasopharyngeal</w:t>
      </w:r>
      <w:proofErr w:type="spellEnd"/>
      <w:r w:rsidRPr="00A10064">
        <w:rPr>
          <w:rFonts w:ascii="Times New Roman" w:hAnsi="Times New Roman" w:cs="Times New Roman"/>
        </w:rPr>
        <w:t xml:space="preserve">-Abstriche entnommen und die RNA mithilfe des </w:t>
      </w:r>
      <w:proofErr w:type="spellStart"/>
      <w:r w:rsidRPr="00A10064">
        <w:rPr>
          <w:rFonts w:ascii="Times New Roman" w:hAnsi="Times New Roman" w:cs="Times New Roman"/>
        </w:rPr>
        <w:t>QiAamp</w:t>
      </w:r>
      <w:proofErr w:type="spellEnd"/>
      <w:r w:rsidRPr="00A10064">
        <w:rPr>
          <w:rFonts w:ascii="Times New Roman" w:hAnsi="Times New Roman" w:cs="Times New Roman"/>
        </w:rPr>
        <w:t xml:space="preserve"> Viral RNA Mini Kits (Qiagen) nach Herstellerangaben isoliert. In die erhaltenen Extrakte wurde in einem 1:10 Verhältnis entsprechende Virus Standard RNA zugegeben.</w:t>
      </w:r>
      <w:commentRangeEnd w:id="605"/>
      <w:r w:rsidR="00153EC8">
        <w:rPr>
          <w:rStyle w:val="Kommentarzeichen"/>
        </w:rPr>
        <w:commentReference w:id="605"/>
      </w:r>
      <w:commentRangeEnd w:id="606"/>
      <w:r w:rsidR="005D59F2">
        <w:rPr>
          <w:rStyle w:val="Kommentarzeichen"/>
        </w:rPr>
        <w:commentReference w:id="606"/>
      </w:r>
    </w:p>
    <w:p w14:paraId="16F596B0" w14:textId="4205EE5B" w:rsidR="00153EC8" w:rsidRDefault="00FB3695" w:rsidP="00B43B35">
      <w:pPr>
        <w:spacing w:line="360" w:lineRule="auto"/>
        <w:jc w:val="both"/>
        <w:rPr>
          <w:ins w:id="607" w:author="Iris Bachmann" w:date="2023-01-18T10:31:00Z"/>
          <w:rFonts w:ascii="Times New Roman" w:hAnsi="Times New Roman" w:cs="Times New Roman"/>
          <w:b/>
        </w:rPr>
      </w:pPr>
      <w:r w:rsidRPr="00A10064">
        <w:rPr>
          <w:rFonts w:ascii="Times New Roman" w:hAnsi="Times New Roman" w:cs="Times New Roman"/>
          <w:b/>
        </w:rPr>
        <w:t xml:space="preserve">2.3 Nukleinsäure Amplifikation </w:t>
      </w:r>
    </w:p>
    <w:p w14:paraId="7895EC3A" w14:textId="4EDAFCF7" w:rsidR="005D59F2" w:rsidRDefault="005D59F2" w:rsidP="00B43B35">
      <w:pPr>
        <w:spacing w:line="360" w:lineRule="auto"/>
        <w:jc w:val="both"/>
        <w:rPr>
          <w:ins w:id="608" w:author="Gregory Dame" w:date="2023-01-05T18:13:00Z"/>
          <w:rFonts w:ascii="Times New Roman" w:hAnsi="Times New Roman" w:cs="Times New Roman"/>
          <w:b/>
        </w:rPr>
      </w:pPr>
      <w:ins w:id="609" w:author="Iris Bachmann" w:date="2023-01-18T10:31:00Z">
        <w:r>
          <w:rPr>
            <w:rFonts w:ascii="Times New Roman" w:hAnsi="Times New Roman" w:cs="Times New Roman"/>
            <w:b/>
          </w:rPr>
          <w:lastRenderedPageBreak/>
          <w:t>… 1 – 2 Sätze würde ich hier schon noch schreiben … eine Überschrift ohne Text sollte man so nicht stehen lassen, also wenigstens ein paar einführende Worte wären nice!</w:t>
        </w:r>
      </w:ins>
    </w:p>
    <w:p w14:paraId="233CE5B2" w14:textId="6AC37CEA" w:rsidR="00FB3695" w:rsidRPr="00153EC8" w:rsidRDefault="00FB3695" w:rsidP="00B43B35">
      <w:pPr>
        <w:spacing w:line="360" w:lineRule="auto"/>
        <w:jc w:val="both"/>
        <w:rPr>
          <w:rFonts w:ascii="Times New Roman" w:hAnsi="Times New Roman" w:cs="Times New Roman"/>
          <w:b/>
          <w:lang w:val="en-US"/>
          <w:rPrChange w:id="610" w:author="Gregory Dame" w:date="2023-01-05T18:56:00Z">
            <w:rPr>
              <w:rFonts w:ascii="Times New Roman" w:hAnsi="Times New Roman" w:cs="Times New Roman"/>
              <w:b/>
            </w:rPr>
          </w:rPrChange>
        </w:rPr>
      </w:pPr>
      <w:r w:rsidRPr="00153EC8">
        <w:rPr>
          <w:rFonts w:ascii="Times New Roman" w:hAnsi="Times New Roman" w:cs="Times New Roman"/>
          <w:b/>
          <w:lang w:val="en-US"/>
          <w:rPrChange w:id="611" w:author="Gregory Dame" w:date="2023-01-05T18:56:00Z">
            <w:rPr>
              <w:rFonts w:ascii="Times New Roman" w:hAnsi="Times New Roman" w:cs="Times New Roman"/>
              <w:b/>
            </w:rPr>
          </w:rPrChange>
        </w:rPr>
        <w:t xml:space="preserve">2.3.1 </w:t>
      </w:r>
      <w:ins w:id="612" w:author="Iris Bachmann" w:date="2023-01-18T10:34:00Z">
        <w:r w:rsidR="006441EB">
          <w:rPr>
            <w:rFonts w:ascii="Times New Roman" w:hAnsi="Times New Roman" w:cs="Times New Roman"/>
            <w:b/>
            <w:lang w:val="en-US"/>
          </w:rPr>
          <w:t xml:space="preserve">Reverse </w:t>
        </w:r>
        <w:proofErr w:type="spellStart"/>
        <w:r w:rsidR="006441EB">
          <w:rPr>
            <w:rFonts w:ascii="Times New Roman" w:hAnsi="Times New Roman" w:cs="Times New Roman"/>
            <w:b/>
            <w:lang w:val="en-US"/>
          </w:rPr>
          <w:t>Transkription</w:t>
        </w:r>
        <w:proofErr w:type="spellEnd"/>
        <w:r w:rsidR="006441EB">
          <w:rPr>
            <w:rFonts w:ascii="Times New Roman" w:hAnsi="Times New Roman" w:cs="Times New Roman"/>
            <w:b/>
            <w:lang w:val="en-US"/>
          </w:rPr>
          <w:t xml:space="preserve"> </w:t>
        </w:r>
      </w:ins>
      <w:commentRangeStart w:id="613"/>
      <w:r w:rsidRPr="00153EC8">
        <w:rPr>
          <w:rFonts w:ascii="Times New Roman" w:hAnsi="Times New Roman" w:cs="Times New Roman"/>
          <w:b/>
          <w:lang w:val="en-US"/>
          <w:rPrChange w:id="614" w:author="Gregory Dame" w:date="2023-01-05T18:56:00Z">
            <w:rPr>
              <w:rFonts w:ascii="Times New Roman" w:hAnsi="Times New Roman" w:cs="Times New Roman"/>
              <w:b/>
            </w:rPr>
          </w:rPrChange>
        </w:rPr>
        <w:t xml:space="preserve">Real Time Polymerase </w:t>
      </w:r>
      <w:proofErr w:type="spellStart"/>
      <w:r w:rsidRPr="00153EC8">
        <w:rPr>
          <w:rFonts w:ascii="Times New Roman" w:hAnsi="Times New Roman" w:cs="Times New Roman"/>
          <w:b/>
          <w:lang w:val="en-US"/>
          <w:rPrChange w:id="615" w:author="Gregory Dame" w:date="2023-01-05T18:56:00Z">
            <w:rPr>
              <w:rFonts w:ascii="Times New Roman" w:hAnsi="Times New Roman" w:cs="Times New Roman"/>
              <w:b/>
            </w:rPr>
          </w:rPrChange>
        </w:rPr>
        <w:t>Kettenreaktion</w:t>
      </w:r>
      <w:proofErr w:type="spellEnd"/>
      <w:r w:rsidRPr="00153EC8">
        <w:rPr>
          <w:rFonts w:ascii="Times New Roman" w:hAnsi="Times New Roman" w:cs="Times New Roman"/>
          <w:b/>
          <w:lang w:val="en-US"/>
          <w:rPrChange w:id="616" w:author="Gregory Dame" w:date="2023-01-05T18:56:00Z">
            <w:rPr>
              <w:rFonts w:ascii="Times New Roman" w:hAnsi="Times New Roman" w:cs="Times New Roman"/>
              <w:b/>
            </w:rPr>
          </w:rPrChange>
        </w:rPr>
        <w:t xml:space="preserve"> </w:t>
      </w:r>
      <w:commentRangeEnd w:id="613"/>
      <w:r w:rsidR="00153EC8">
        <w:rPr>
          <w:rStyle w:val="Kommentarzeichen"/>
        </w:rPr>
        <w:commentReference w:id="613"/>
      </w:r>
      <w:ins w:id="617" w:author="Gregory Dame" w:date="2023-01-05T18:56:00Z">
        <w:r w:rsidR="00153EC8" w:rsidRPr="00153EC8">
          <w:rPr>
            <w:rFonts w:ascii="Times New Roman" w:hAnsi="Times New Roman" w:cs="Times New Roman"/>
            <w:b/>
            <w:lang w:val="en-US"/>
            <w:rPrChange w:id="618" w:author="Gregory Dame" w:date="2023-01-05T18:56:00Z">
              <w:rPr>
                <w:rFonts w:ascii="Times New Roman" w:hAnsi="Times New Roman" w:cs="Times New Roman"/>
                <w:b/>
              </w:rPr>
            </w:rPrChange>
          </w:rPr>
          <w:t>(q</w:t>
        </w:r>
      </w:ins>
      <w:ins w:id="619" w:author="Gregory Dame" w:date="2023-01-05T18:57:00Z">
        <w:r w:rsidR="00153EC8">
          <w:rPr>
            <w:rFonts w:ascii="Times New Roman" w:hAnsi="Times New Roman" w:cs="Times New Roman"/>
            <w:b/>
            <w:lang w:val="en-US"/>
          </w:rPr>
          <w:t>PCR)</w:t>
        </w:r>
      </w:ins>
    </w:p>
    <w:p w14:paraId="0F2AC1D7" w14:textId="69EE14B8" w:rsidR="00B80342" w:rsidRPr="00A10064" w:rsidRDefault="00FB3695" w:rsidP="00B43B35">
      <w:pPr>
        <w:spacing w:line="360" w:lineRule="auto"/>
        <w:jc w:val="both"/>
        <w:rPr>
          <w:rFonts w:ascii="Times New Roman" w:hAnsi="Times New Roman" w:cs="Times New Roman"/>
        </w:rPr>
      </w:pPr>
      <w:r w:rsidRPr="00A10064">
        <w:rPr>
          <w:rFonts w:ascii="Times New Roman" w:hAnsi="Times New Roman" w:cs="Times New Roman"/>
        </w:rPr>
        <w:t xml:space="preserve">Die Amplifikation von </w:t>
      </w:r>
      <w:commentRangeStart w:id="620"/>
      <w:commentRangeStart w:id="621"/>
      <w:r w:rsidRPr="00A10064">
        <w:rPr>
          <w:rFonts w:ascii="Times New Roman" w:hAnsi="Times New Roman" w:cs="Times New Roman"/>
        </w:rPr>
        <w:t xml:space="preserve">viralen Nukleinsäuren </w:t>
      </w:r>
      <w:commentRangeEnd w:id="620"/>
      <w:r w:rsidR="00153EC8">
        <w:rPr>
          <w:rStyle w:val="Kommentarzeichen"/>
        </w:rPr>
        <w:commentReference w:id="620"/>
      </w:r>
      <w:commentRangeEnd w:id="621"/>
      <w:r w:rsidR="006441EB">
        <w:rPr>
          <w:rStyle w:val="Kommentarzeichen"/>
        </w:rPr>
        <w:commentReference w:id="621"/>
      </w:r>
      <w:r w:rsidRPr="00A10064">
        <w:rPr>
          <w:rFonts w:ascii="Times New Roman" w:hAnsi="Times New Roman" w:cs="Times New Roman"/>
        </w:rPr>
        <w:t xml:space="preserve">mittels </w:t>
      </w:r>
      <w:commentRangeStart w:id="622"/>
      <w:ins w:id="623" w:author="Iris Bachmann" w:date="2023-01-18T10:33:00Z">
        <w:r w:rsidR="006441EB">
          <w:rPr>
            <w:rFonts w:ascii="Times New Roman" w:hAnsi="Times New Roman" w:cs="Times New Roman"/>
          </w:rPr>
          <w:t>RT-</w:t>
        </w:r>
      </w:ins>
      <w:r w:rsidRPr="00A10064">
        <w:rPr>
          <w:rFonts w:ascii="Times New Roman" w:hAnsi="Times New Roman" w:cs="Times New Roman"/>
        </w:rPr>
        <w:t xml:space="preserve">PCR </w:t>
      </w:r>
      <w:commentRangeEnd w:id="622"/>
      <w:r w:rsidR="00021746">
        <w:rPr>
          <w:rStyle w:val="Kommentarzeichen"/>
        </w:rPr>
        <w:commentReference w:id="622"/>
      </w:r>
      <w:r w:rsidRPr="00A10064">
        <w:rPr>
          <w:rFonts w:ascii="Times New Roman" w:hAnsi="Times New Roman" w:cs="Times New Roman"/>
        </w:rPr>
        <w:t xml:space="preserve">wurde </w:t>
      </w:r>
      <w:proofErr w:type="gramStart"/>
      <w:r w:rsidRPr="00A10064">
        <w:rPr>
          <w:rFonts w:ascii="Times New Roman" w:hAnsi="Times New Roman" w:cs="Times New Roman"/>
        </w:rPr>
        <w:t>mit dem Luna</w:t>
      </w:r>
      <w:proofErr w:type="gramEnd"/>
      <w:r w:rsidRPr="00A10064">
        <w:rPr>
          <w:rFonts w:ascii="Times New Roman" w:hAnsi="Times New Roman" w:cs="Times New Roman"/>
        </w:rPr>
        <w:t xml:space="preserve">© Universal Probe </w:t>
      </w:r>
      <w:proofErr w:type="spellStart"/>
      <w:r w:rsidRPr="00A10064">
        <w:rPr>
          <w:rFonts w:ascii="Times New Roman" w:hAnsi="Times New Roman" w:cs="Times New Roman"/>
        </w:rPr>
        <w:t>One-Step</w:t>
      </w:r>
      <w:proofErr w:type="spellEnd"/>
      <w:r w:rsidRPr="00A10064">
        <w:rPr>
          <w:rFonts w:ascii="Times New Roman" w:hAnsi="Times New Roman" w:cs="Times New Roman"/>
        </w:rPr>
        <w:t xml:space="preserve"> </w:t>
      </w:r>
      <w:commentRangeStart w:id="624"/>
      <w:commentRangeStart w:id="625"/>
      <w:r w:rsidRPr="00A10064">
        <w:rPr>
          <w:rFonts w:ascii="Times New Roman" w:hAnsi="Times New Roman" w:cs="Times New Roman"/>
        </w:rPr>
        <w:t>RT-qPCR Kit durchgeführt. Pro Reaktion wurden 19 µl Reaktionsmix (siehe Tabelle 3) mit 1</w:t>
      </w:r>
      <w:ins w:id="626" w:author="Iris Bachmann" w:date="2023-01-18T10:35:00Z">
        <w:r w:rsidR="006441EB">
          <w:rPr>
            <w:rFonts w:ascii="Times New Roman" w:hAnsi="Times New Roman" w:cs="Times New Roman"/>
          </w:rPr>
          <w:t> </w:t>
        </w:r>
      </w:ins>
      <w:del w:id="627" w:author="Iris Bachmann" w:date="2023-01-18T10:35:00Z">
        <w:r w:rsidRPr="00A10064" w:rsidDel="006441EB">
          <w:rPr>
            <w:rFonts w:ascii="Times New Roman" w:hAnsi="Times New Roman" w:cs="Times New Roman"/>
          </w:rPr>
          <w:delText xml:space="preserve"> </w:delText>
        </w:r>
      </w:del>
      <w:r w:rsidRPr="00A10064">
        <w:rPr>
          <w:rFonts w:ascii="Times New Roman" w:hAnsi="Times New Roman" w:cs="Times New Roman"/>
        </w:rPr>
        <w:t xml:space="preserve">µl Virus-RNA versetzt. </w:t>
      </w:r>
      <w:commentRangeEnd w:id="624"/>
      <w:r w:rsidR="00153EC8">
        <w:rPr>
          <w:rStyle w:val="Kommentarzeichen"/>
        </w:rPr>
        <w:commentReference w:id="624"/>
      </w:r>
      <w:commentRangeEnd w:id="625"/>
      <w:r w:rsidR="006441EB">
        <w:rPr>
          <w:rStyle w:val="Kommentarzeichen"/>
        </w:rPr>
        <w:commentReference w:id="625"/>
      </w:r>
      <w:r w:rsidRPr="00A10064">
        <w:rPr>
          <w:rFonts w:ascii="Times New Roman" w:hAnsi="Times New Roman" w:cs="Times New Roman"/>
        </w:rPr>
        <w:t xml:space="preserve">Für den in Tabelle 3 angegebenen Primer-Sonden-Mix (PSM) wurden je nach Detektionssystem die für Influenza A (siehe </w:t>
      </w:r>
      <w:commentRangeStart w:id="628"/>
      <w:r w:rsidRPr="00A10064">
        <w:rPr>
          <w:rFonts w:ascii="Times New Roman" w:hAnsi="Times New Roman" w:cs="Times New Roman"/>
        </w:rPr>
        <w:t>Tabelle 4</w:t>
      </w:r>
      <w:commentRangeEnd w:id="628"/>
      <w:r w:rsidR="00021746">
        <w:rPr>
          <w:rStyle w:val="Kommentarzeichen"/>
        </w:rPr>
        <w:commentReference w:id="628"/>
      </w:r>
      <w:r w:rsidRPr="00A10064">
        <w:rPr>
          <w:rFonts w:ascii="Times New Roman" w:hAnsi="Times New Roman" w:cs="Times New Roman"/>
        </w:rPr>
        <w:t xml:space="preserve">) bzw. Influenza B (siehe Tabelle 5) beschriebenen Primer und Sonden verwendet </w:t>
      </w:r>
      <w:commentRangeStart w:id="629"/>
      <w:r w:rsidRPr="00A10064">
        <w:rPr>
          <w:rFonts w:ascii="Times New Roman" w:hAnsi="Times New Roman" w:cs="Times New Roman"/>
        </w:rPr>
        <w:t>(</w:t>
      </w:r>
      <w:proofErr w:type="spellStart"/>
      <w:r w:rsidRPr="00A10064">
        <w:rPr>
          <w:rFonts w:ascii="Times New Roman" w:hAnsi="Times New Roman" w:cs="Times New Roman"/>
        </w:rPr>
        <w:t>Immunization</w:t>
      </w:r>
      <w:proofErr w:type="spellEnd"/>
      <w:r w:rsidRPr="00A10064">
        <w:rPr>
          <w:rFonts w:ascii="Times New Roman" w:hAnsi="Times New Roman" w:cs="Times New Roman"/>
        </w:rPr>
        <w:t xml:space="preserve"> and (U.S.) 2021). </w:t>
      </w:r>
      <w:commentRangeEnd w:id="629"/>
      <w:r w:rsidR="00153EC8">
        <w:rPr>
          <w:rStyle w:val="Kommentarzeichen"/>
        </w:rPr>
        <w:commentReference w:id="629"/>
      </w:r>
      <w:r w:rsidRPr="00A10064">
        <w:rPr>
          <w:rFonts w:ascii="Times New Roman" w:hAnsi="Times New Roman" w:cs="Times New Roman"/>
        </w:rPr>
        <w:t xml:space="preserve">Die finalen 20 µl Reaktionsmix wurden nach dem in Tabelle 6 angegebenen Temperaturprotokoll im </w:t>
      </w:r>
      <w:proofErr w:type="spellStart"/>
      <w:r w:rsidRPr="00A10064">
        <w:rPr>
          <w:rFonts w:ascii="Times New Roman" w:hAnsi="Times New Roman" w:cs="Times New Roman"/>
        </w:rPr>
        <w:t>LightCycler</w:t>
      </w:r>
      <w:proofErr w:type="spellEnd"/>
      <w:r w:rsidRPr="00A10064">
        <w:rPr>
          <w:rFonts w:ascii="Times New Roman" w:hAnsi="Times New Roman" w:cs="Times New Roman"/>
        </w:rPr>
        <w:t>© 480 (Roche</w:t>
      </w:r>
      <w:del w:id="630" w:author="Iris Bachmann" w:date="2023-01-18T10:37:00Z">
        <w:r w:rsidRPr="00A10064" w:rsidDel="006441EB">
          <w:rPr>
            <w:rFonts w:ascii="Times New Roman" w:hAnsi="Times New Roman" w:cs="Times New Roman"/>
          </w:rPr>
          <w:delText xml:space="preserve"> Holding</w:delText>
        </w:r>
      </w:del>
      <w:r w:rsidRPr="00A10064">
        <w:rPr>
          <w:rFonts w:ascii="Times New Roman" w:hAnsi="Times New Roman" w:cs="Times New Roman"/>
        </w:rPr>
        <w:t xml:space="preserve">) gemessen. Für das </w:t>
      </w:r>
      <w:proofErr w:type="spellStart"/>
      <w:r w:rsidRPr="00A10064">
        <w:rPr>
          <w:rFonts w:ascii="Times New Roman" w:hAnsi="Times New Roman" w:cs="Times New Roman"/>
        </w:rPr>
        <w:t>Hexachlorofluorescein</w:t>
      </w:r>
      <w:proofErr w:type="spellEnd"/>
      <w:r w:rsidRPr="00A10064">
        <w:rPr>
          <w:rFonts w:ascii="Times New Roman" w:hAnsi="Times New Roman" w:cs="Times New Roman"/>
        </w:rPr>
        <w:t xml:space="preserve"> (HEX) Fluorophor wurde im Wellenlängenbereich von </w:t>
      </w:r>
      <w:commentRangeStart w:id="631"/>
      <w:proofErr w:type="gramStart"/>
      <w:r w:rsidRPr="00A10064">
        <w:rPr>
          <w:rFonts w:ascii="Times New Roman" w:hAnsi="Times New Roman" w:cs="Times New Roman"/>
        </w:rPr>
        <w:t>…….</w:t>
      </w:r>
      <w:commentRangeEnd w:id="631"/>
      <w:proofErr w:type="gramEnd"/>
      <w:r w:rsidR="006441EB">
        <w:rPr>
          <w:rStyle w:val="Kommentarzeichen"/>
        </w:rPr>
        <w:commentReference w:id="631"/>
      </w:r>
      <w:r w:rsidRPr="00A10064">
        <w:rPr>
          <w:rFonts w:ascii="Times New Roman" w:hAnsi="Times New Roman" w:cs="Times New Roman"/>
        </w:rPr>
        <w:t xml:space="preserve"> gemessen. Die Erfassung des </w:t>
      </w:r>
      <w:proofErr w:type="spellStart"/>
      <w:r w:rsidRPr="00A10064">
        <w:rPr>
          <w:rFonts w:ascii="Times New Roman" w:hAnsi="Times New Roman" w:cs="Times New Roman"/>
        </w:rPr>
        <w:t>Cyanine</w:t>
      </w:r>
      <w:proofErr w:type="spellEnd"/>
      <w:r w:rsidRPr="00A10064">
        <w:rPr>
          <w:rFonts w:ascii="Times New Roman" w:hAnsi="Times New Roman" w:cs="Times New Roman"/>
        </w:rPr>
        <w:t xml:space="preserve"> 5 (Cy5) Fluorophors erfolgte im Wellenlängenbereich von</w:t>
      </w:r>
      <w:proofErr w:type="gramStart"/>
      <w:r w:rsidRPr="00A10064">
        <w:rPr>
          <w:rFonts w:ascii="Times New Roman" w:hAnsi="Times New Roman" w:cs="Times New Roman"/>
        </w:rPr>
        <w:t xml:space="preserve"> ….</w:t>
      </w:r>
      <w:proofErr w:type="gramEnd"/>
      <w:r w:rsidRPr="00A10064">
        <w:rPr>
          <w:rFonts w:ascii="Times New Roman" w:hAnsi="Times New Roman" w:cs="Times New Roman"/>
        </w:rPr>
        <w:t xml:space="preserve">. Die Auswertung der Daten </w:t>
      </w:r>
      <w:del w:id="632" w:author="Iris Bachmann" w:date="2023-01-18T10:39:00Z">
        <w:r w:rsidRPr="00A10064" w:rsidDel="00021746">
          <w:rPr>
            <w:rFonts w:ascii="Times New Roman" w:hAnsi="Times New Roman" w:cs="Times New Roman"/>
          </w:rPr>
          <w:delText>ist in</w:delText>
        </w:r>
      </w:del>
      <w:ins w:id="633" w:author="Iris Bachmann" w:date="2023-01-18T10:39:00Z">
        <w:r w:rsidR="00021746">
          <w:rPr>
            <w:rFonts w:ascii="Times New Roman" w:hAnsi="Times New Roman" w:cs="Times New Roman"/>
          </w:rPr>
          <w:t>erfolgte, wie bereits</w:t>
        </w:r>
      </w:ins>
      <w:r w:rsidRPr="00A10064">
        <w:rPr>
          <w:rFonts w:ascii="Times New Roman" w:hAnsi="Times New Roman" w:cs="Times New Roman"/>
        </w:rPr>
        <w:t xml:space="preserve"> Kapitel 2.1.3 </w:t>
      </w:r>
      <w:commentRangeStart w:id="634"/>
      <w:r w:rsidRPr="00A10064">
        <w:rPr>
          <w:rFonts w:ascii="Times New Roman" w:hAnsi="Times New Roman" w:cs="Times New Roman"/>
        </w:rPr>
        <w:t>beschrieben</w:t>
      </w:r>
      <w:commentRangeEnd w:id="634"/>
      <w:r w:rsidR="00D6670D">
        <w:rPr>
          <w:rStyle w:val="Kommentarzeichen"/>
        </w:rPr>
        <w:commentReference w:id="634"/>
      </w:r>
      <w:commentRangeStart w:id="635"/>
      <w:commentRangeStart w:id="636"/>
      <w:r w:rsidRPr="00A10064">
        <w:rPr>
          <w:rFonts w:ascii="Times New Roman" w:hAnsi="Times New Roman" w:cs="Times New Roman"/>
        </w:rPr>
        <w:t>.</w:t>
      </w:r>
      <w:commentRangeEnd w:id="635"/>
      <w:r w:rsidR="00153EC8">
        <w:rPr>
          <w:rStyle w:val="Kommentarzeichen"/>
        </w:rPr>
        <w:commentReference w:id="635"/>
      </w:r>
      <w:commentRangeEnd w:id="636"/>
      <w:r w:rsidR="00DE2B54">
        <w:rPr>
          <w:rStyle w:val="Kommentarzeichen"/>
        </w:rPr>
        <w:commentReference w:id="636"/>
      </w:r>
    </w:p>
    <w:p w14:paraId="1616071F" w14:textId="1539A76A" w:rsidR="00017EE7" w:rsidRDefault="00A56237" w:rsidP="00B43B35">
      <w:pPr>
        <w:spacing w:line="360" w:lineRule="auto"/>
        <w:jc w:val="both"/>
        <w:rPr>
          <w:ins w:id="637" w:author="Iris Bachmann" w:date="2023-01-18T12:56:00Z"/>
          <w:rFonts w:ascii="Times New Roman" w:hAnsi="Times New Roman" w:cs="Times New Roman"/>
          <w:b/>
        </w:rPr>
      </w:pPr>
      <w:r>
        <w:rPr>
          <w:noProof/>
        </w:rPr>
        <w:drawing>
          <wp:inline distT="0" distB="0" distL="0" distR="0" wp14:anchorId="66650134" wp14:editId="43BE3978">
            <wp:extent cx="5760720" cy="1758950"/>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5760720" cy="1758950"/>
                    </a:xfrm>
                    <a:prstGeom prst="rect">
                      <a:avLst/>
                    </a:prstGeom>
                  </pic:spPr>
                </pic:pic>
              </a:graphicData>
            </a:graphic>
          </wp:inline>
        </w:drawing>
      </w:r>
      <w:r w:rsidR="00F40159">
        <w:rPr>
          <w:noProof/>
        </w:rPr>
        <w:drawing>
          <wp:inline distT="0" distB="0" distL="0" distR="0" wp14:anchorId="419BE50F" wp14:editId="510EB6E1">
            <wp:extent cx="5760720" cy="1457325"/>
            <wp:effectExtent l="0" t="0" r="0" b="952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8"/>
                    <a:stretch>
                      <a:fillRect/>
                    </a:stretch>
                  </pic:blipFill>
                  <pic:spPr>
                    <a:xfrm>
                      <a:off x="0" y="0"/>
                      <a:ext cx="5760720" cy="1457325"/>
                    </a:xfrm>
                    <a:prstGeom prst="rect">
                      <a:avLst/>
                    </a:prstGeom>
                  </pic:spPr>
                </pic:pic>
              </a:graphicData>
            </a:graphic>
          </wp:inline>
        </w:drawing>
      </w:r>
      <w:r w:rsidR="00F77AE0">
        <w:rPr>
          <w:noProof/>
        </w:rPr>
        <w:drawing>
          <wp:inline distT="0" distB="0" distL="0" distR="0" wp14:anchorId="19CC5197" wp14:editId="0268649B">
            <wp:extent cx="5760720" cy="1270000"/>
            <wp:effectExtent l="0" t="0" r="0" b="635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9"/>
                    <a:stretch>
                      <a:fillRect/>
                    </a:stretch>
                  </pic:blipFill>
                  <pic:spPr>
                    <a:xfrm>
                      <a:off x="0" y="0"/>
                      <a:ext cx="5760720" cy="1270000"/>
                    </a:xfrm>
                    <a:prstGeom prst="rect">
                      <a:avLst/>
                    </a:prstGeom>
                  </pic:spPr>
                </pic:pic>
              </a:graphicData>
            </a:graphic>
          </wp:inline>
        </w:drawing>
      </w:r>
      <w:r w:rsidR="00F77AE0">
        <w:rPr>
          <w:noProof/>
        </w:rPr>
        <w:lastRenderedPageBreak/>
        <w:drawing>
          <wp:inline distT="0" distB="0" distL="0" distR="0" wp14:anchorId="69F9E949" wp14:editId="4638AF62">
            <wp:extent cx="5760720" cy="2169795"/>
            <wp:effectExtent l="0" t="0" r="0" b="190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stretch>
                      <a:fillRect/>
                    </a:stretch>
                  </pic:blipFill>
                  <pic:spPr>
                    <a:xfrm>
                      <a:off x="0" y="0"/>
                      <a:ext cx="5760720" cy="2169795"/>
                    </a:xfrm>
                    <a:prstGeom prst="rect">
                      <a:avLst/>
                    </a:prstGeom>
                  </pic:spPr>
                </pic:pic>
              </a:graphicData>
            </a:graphic>
          </wp:inline>
        </w:drawing>
      </w:r>
      <w:r w:rsidR="00017EE7" w:rsidRPr="00CD3343">
        <w:rPr>
          <w:rFonts w:ascii="Times New Roman" w:hAnsi="Times New Roman" w:cs="Times New Roman"/>
          <w:b/>
        </w:rPr>
        <w:t xml:space="preserve">2.3.2 </w:t>
      </w:r>
      <w:ins w:id="638" w:author="Iris Bachmann" w:date="2023-01-18T12:57:00Z">
        <w:r w:rsidR="00105C2E">
          <w:rPr>
            <w:rFonts w:ascii="Times New Roman" w:hAnsi="Times New Roman" w:cs="Times New Roman"/>
            <w:b/>
          </w:rPr>
          <w:t xml:space="preserve">RT!!! - </w:t>
        </w:r>
      </w:ins>
      <w:proofErr w:type="spellStart"/>
      <w:r w:rsidR="00017EE7" w:rsidRPr="00CD3343">
        <w:rPr>
          <w:rFonts w:ascii="Times New Roman" w:hAnsi="Times New Roman" w:cs="Times New Roman"/>
          <w:b/>
        </w:rPr>
        <w:t>Rekombinase</w:t>
      </w:r>
      <w:proofErr w:type="spellEnd"/>
      <w:r w:rsidR="00017EE7" w:rsidRPr="00CD3343">
        <w:rPr>
          <w:rFonts w:ascii="Times New Roman" w:hAnsi="Times New Roman" w:cs="Times New Roman"/>
          <w:b/>
        </w:rPr>
        <w:t xml:space="preserve"> Polymerase Amplifikation </w:t>
      </w:r>
      <w:ins w:id="639" w:author="Gregory Dame" w:date="2023-01-05T18:56:00Z">
        <w:r w:rsidR="00153EC8">
          <w:rPr>
            <w:rFonts w:ascii="Times New Roman" w:hAnsi="Times New Roman" w:cs="Times New Roman"/>
            <w:b/>
          </w:rPr>
          <w:t>(RPA)</w:t>
        </w:r>
      </w:ins>
    </w:p>
    <w:p w14:paraId="0E5751D0" w14:textId="60189452" w:rsidR="00105C2E" w:rsidRPr="00CD3343" w:rsidRDefault="00105C2E" w:rsidP="00B43B35">
      <w:pPr>
        <w:spacing w:line="360" w:lineRule="auto"/>
        <w:jc w:val="both"/>
        <w:rPr>
          <w:rFonts w:ascii="Times New Roman" w:hAnsi="Times New Roman" w:cs="Times New Roman"/>
          <w:b/>
        </w:rPr>
      </w:pPr>
      <w:ins w:id="640" w:author="Iris Bachmann" w:date="2023-01-18T12:56:00Z">
        <w:r>
          <w:rPr>
            <w:rFonts w:ascii="Times New Roman" w:hAnsi="Times New Roman" w:cs="Times New Roman"/>
            <w:b/>
          </w:rPr>
          <w:t xml:space="preserve">… </w:t>
        </w:r>
        <w:proofErr w:type="spellStart"/>
        <w:r>
          <w:rPr>
            <w:rFonts w:ascii="Times New Roman" w:hAnsi="Times New Roman" w:cs="Times New Roman"/>
            <w:b/>
          </w:rPr>
          <w:t>xyz</w:t>
        </w:r>
        <w:proofErr w:type="spellEnd"/>
        <w:r>
          <w:rPr>
            <w:rFonts w:ascii="Times New Roman" w:hAnsi="Times New Roman" w:cs="Times New Roman"/>
            <w:b/>
          </w:rPr>
          <w:t xml:space="preserve"> </w:t>
        </w:r>
      </w:ins>
      <w:ins w:id="641" w:author="Iris Bachmann" w:date="2023-01-18T12:57:00Z">
        <w:r>
          <w:rPr>
            <w:rFonts w:ascii="Times New Roman" w:hAnsi="Times New Roman" w:cs="Times New Roman"/>
            <w:b/>
          </w:rPr>
          <w:t>…</w:t>
        </w:r>
      </w:ins>
    </w:p>
    <w:p w14:paraId="561C656B" w14:textId="77B548F3" w:rsidR="00017EE7" w:rsidRPr="00CD3343" w:rsidRDefault="00017EE7" w:rsidP="00B43B35">
      <w:pPr>
        <w:spacing w:line="360" w:lineRule="auto"/>
        <w:jc w:val="both"/>
        <w:rPr>
          <w:rFonts w:ascii="Times New Roman" w:hAnsi="Times New Roman" w:cs="Times New Roman"/>
          <w:b/>
        </w:rPr>
      </w:pPr>
      <w:r w:rsidRPr="00CD3343">
        <w:rPr>
          <w:rFonts w:ascii="Times New Roman" w:hAnsi="Times New Roman" w:cs="Times New Roman"/>
          <w:b/>
        </w:rPr>
        <w:t xml:space="preserve">2.3.2.1 </w:t>
      </w:r>
      <w:del w:id="642" w:author="Iris Bachmann" w:date="2023-01-18T12:57:00Z">
        <w:r w:rsidRPr="00CD3343" w:rsidDel="00105C2E">
          <w:rPr>
            <w:rFonts w:ascii="Times New Roman" w:hAnsi="Times New Roman" w:cs="Times New Roman"/>
            <w:b/>
          </w:rPr>
          <w:delText xml:space="preserve">Nukleinsäureamplifikation </w:delText>
        </w:r>
      </w:del>
      <w:ins w:id="643" w:author="Iris Bachmann" w:date="2023-01-18T12:57:00Z">
        <w:r w:rsidR="00105C2E">
          <w:rPr>
            <w:rFonts w:ascii="Times New Roman" w:hAnsi="Times New Roman" w:cs="Times New Roman"/>
            <w:b/>
          </w:rPr>
          <w:t>RT-RPA</w:t>
        </w:r>
        <w:r w:rsidR="00105C2E" w:rsidRPr="00CD3343">
          <w:rPr>
            <w:rFonts w:ascii="Times New Roman" w:hAnsi="Times New Roman" w:cs="Times New Roman"/>
            <w:b/>
          </w:rPr>
          <w:t xml:space="preserve"> </w:t>
        </w:r>
      </w:ins>
      <w:r w:rsidRPr="00CD3343">
        <w:rPr>
          <w:rFonts w:ascii="Times New Roman" w:hAnsi="Times New Roman" w:cs="Times New Roman"/>
          <w:b/>
        </w:rPr>
        <w:t>im 50 µl Ansatz</w:t>
      </w:r>
    </w:p>
    <w:p w14:paraId="4C587A0D" w14:textId="51D9F3E9" w:rsidR="00FB3695" w:rsidRPr="00CD3343" w:rsidRDefault="00017EE7" w:rsidP="00B43B35">
      <w:pPr>
        <w:spacing w:line="360" w:lineRule="auto"/>
        <w:jc w:val="both"/>
        <w:rPr>
          <w:rFonts w:ascii="Times New Roman" w:hAnsi="Times New Roman" w:cs="Times New Roman"/>
        </w:rPr>
      </w:pPr>
      <w:r w:rsidRPr="00CD3343">
        <w:rPr>
          <w:rFonts w:ascii="Times New Roman" w:hAnsi="Times New Roman" w:cs="Times New Roman"/>
        </w:rPr>
        <w:t xml:space="preserve">Für die Amplifikation von Nukleinsäuren mittels RPA wurde das </w:t>
      </w:r>
      <w:proofErr w:type="spellStart"/>
      <w:r w:rsidRPr="00CD3343">
        <w:rPr>
          <w:rFonts w:ascii="Times New Roman" w:hAnsi="Times New Roman" w:cs="Times New Roman"/>
        </w:rPr>
        <w:t>TwistAmp</w:t>
      </w:r>
      <w:proofErr w:type="spellEnd"/>
      <w:r w:rsidRPr="00CD3343">
        <w:rPr>
          <w:rFonts w:ascii="Times New Roman" w:hAnsi="Times New Roman" w:cs="Times New Roman"/>
        </w:rPr>
        <w:t xml:space="preserve">© </w:t>
      </w:r>
      <w:proofErr w:type="spellStart"/>
      <w:r w:rsidRPr="00CD3343">
        <w:rPr>
          <w:rFonts w:ascii="Times New Roman" w:hAnsi="Times New Roman" w:cs="Times New Roman"/>
        </w:rPr>
        <w:t>exo</w:t>
      </w:r>
      <w:proofErr w:type="spellEnd"/>
      <w:r w:rsidRPr="00CD3343">
        <w:rPr>
          <w:rFonts w:ascii="Times New Roman" w:hAnsi="Times New Roman" w:cs="Times New Roman"/>
        </w:rPr>
        <w:t xml:space="preserve"> Kit (</w:t>
      </w:r>
      <w:proofErr w:type="spellStart"/>
      <w:r w:rsidRPr="00CD3343">
        <w:rPr>
          <w:rFonts w:ascii="Times New Roman" w:hAnsi="Times New Roman" w:cs="Times New Roman"/>
        </w:rPr>
        <w:t>TwistDX</w:t>
      </w:r>
      <w:proofErr w:type="spellEnd"/>
      <w:r w:rsidRPr="00CD3343">
        <w:rPr>
          <w:rFonts w:ascii="Times New Roman" w:hAnsi="Times New Roman" w:cs="Times New Roman"/>
        </w:rPr>
        <w:t xml:space="preserve">™) verwendet. Die für die RPA verwendeten Oligonukleotide sind in Tabelle 7 angegeben. Pro Reaktion wurde 46,5 µl </w:t>
      </w:r>
      <w:proofErr w:type="spellStart"/>
      <w:r w:rsidRPr="00CD3343">
        <w:rPr>
          <w:rFonts w:ascii="Times New Roman" w:hAnsi="Times New Roman" w:cs="Times New Roman"/>
        </w:rPr>
        <w:t>Rehydrationsmix</w:t>
      </w:r>
      <w:proofErr w:type="spellEnd"/>
      <w:r w:rsidRPr="00CD3343">
        <w:rPr>
          <w:rFonts w:ascii="Times New Roman" w:hAnsi="Times New Roman" w:cs="Times New Roman"/>
        </w:rPr>
        <w:t xml:space="preserve"> </w:t>
      </w:r>
      <w:commentRangeStart w:id="644"/>
      <w:ins w:id="645" w:author="Gregory Dame" w:date="2023-01-05T19:04:00Z">
        <w:r w:rsidR="00153EC8">
          <w:rPr>
            <w:rFonts w:ascii="Times New Roman" w:hAnsi="Times New Roman" w:cs="Times New Roman"/>
          </w:rPr>
          <w:t xml:space="preserve">nach Herstellerangaben </w:t>
        </w:r>
      </w:ins>
      <w:r w:rsidRPr="00CD3343">
        <w:rPr>
          <w:rFonts w:ascii="Times New Roman" w:hAnsi="Times New Roman" w:cs="Times New Roman"/>
        </w:rPr>
        <w:t xml:space="preserve">(Zusammensetzung siehe Tab. 8) hergestellt </w:t>
      </w:r>
      <w:commentRangeEnd w:id="644"/>
      <w:r w:rsidR="00105C2E">
        <w:rPr>
          <w:rStyle w:val="Kommentarzeichen"/>
        </w:rPr>
        <w:commentReference w:id="644"/>
      </w:r>
      <w:r w:rsidRPr="00CD3343">
        <w:rPr>
          <w:rFonts w:ascii="Times New Roman" w:hAnsi="Times New Roman" w:cs="Times New Roman"/>
        </w:rPr>
        <w:t xml:space="preserve">und auf das </w:t>
      </w:r>
      <w:proofErr w:type="spellStart"/>
      <w:r w:rsidRPr="00CD3343">
        <w:rPr>
          <w:rFonts w:ascii="Times New Roman" w:hAnsi="Times New Roman" w:cs="Times New Roman"/>
        </w:rPr>
        <w:t>lyophilisiert</w:t>
      </w:r>
      <w:ins w:id="646" w:author="Iris Bachmann" w:date="2023-01-18T12:57:00Z">
        <w:r w:rsidR="00105C2E">
          <w:rPr>
            <w:rFonts w:ascii="Times New Roman" w:hAnsi="Times New Roman" w:cs="Times New Roman"/>
          </w:rPr>
          <w:t>e</w:t>
        </w:r>
      </w:ins>
      <w:proofErr w:type="spellEnd"/>
      <w:r w:rsidRPr="00CD3343">
        <w:rPr>
          <w:rFonts w:ascii="Times New Roman" w:hAnsi="Times New Roman" w:cs="Times New Roman"/>
        </w:rPr>
        <w:t xml:space="preserve"> RPA-Enzympellet </w:t>
      </w:r>
      <w:ins w:id="647" w:author="Gregory Dame" w:date="2023-01-05T19:05:00Z">
        <w:r w:rsidR="00153EC8">
          <w:rPr>
            <w:rFonts w:ascii="Times New Roman" w:hAnsi="Times New Roman" w:cs="Times New Roman"/>
          </w:rPr>
          <w:t xml:space="preserve">zur </w:t>
        </w:r>
        <w:proofErr w:type="spellStart"/>
        <w:r w:rsidR="00153EC8">
          <w:rPr>
            <w:rFonts w:ascii="Times New Roman" w:hAnsi="Times New Roman" w:cs="Times New Roman"/>
          </w:rPr>
          <w:t>Resuspendierung</w:t>
        </w:r>
        <w:proofErr w:type="spellEnd"/>
        <w:r w:rsidR="00153EC8">
          <w:rPr>
            <w:rFonts w:ascii="Times New Roman" w:hAnsi="Times New Roman" w:cs="Times New Roman"/>
          </w:rPr>
          <w:t xml:space="preserve"> </w:t>
        </w:r>
      </w:ins>
      <w:r w:rsidRPr="00CD3343">
        <w:rPr>
          <w:rFonts w:ascii="Times New Roman" w:hAnsi="Times New Roman" w:cs="Times New Roman"/>
        </w:rPr>
        <w:t>übertragen</w:t>
      </w:r>
      <w:del w:id="648" w:author="Gregory Dame" w:date="2023-01-05T19:05:00Z">
        <w:r w:rsidRPr="00CD3343" w:rsidDel="00153EC8">
          <w:rPr>
            <w:rFonts w:ascii="Times New Roman" w:hAnsi="Times New Roman" w:cs="Times New Roman"/>
          </w:rPr>
          <w:delText xml:space="preserve">, um es zu </w:delText>
        </w:r>
        <w:r w:rsidR="00E4740A" w:rsidDel="00153EC8">
          <w:rPr>
            <w:rFonts w:ascii="Times New Roman" w:hAnsi="Times New Roman" w:cs="Times New Roman"/>
          </w:rPr>
          <w:delText>re</w:delText>
        </w:r>
        <w:r w:rsidR="00E4740A" w:rsidRPr="00CD3343" w:rsidDel="00153EC8">
          <w:rPr>
            <w:rFonts w:ascii="Times New Roman" w:hAnsi="Times New Roman" w:cs="Times New Roman"/>
          </w:rPr>
          <w:delText>suspendieren</w:delText>
        </w:r>
      </w:del>
      <w:r w:rsidRPr="00CD3343">
        <w:rPr>
          <w:rFonts w:ascii="Times New Roman" w:hAnsi="Times New Roman" w:cs="Times New Roman"/>
        </w:rPr>
        <w:t xml:space="preserve">. Die Lösung wurde für ca. 2 min bei Raumtemperatur inkubiert und anschließend gut gemischt. Die </w:t>
      </w:r>
      <w:proofErr w:type="spellStart"/>
      <w:r w:rsidRPr="00CD3343">
        <w:rPr>
          <w:rFonts w:ascii="Times New Roman" w:hAnsi="Times New Roman" w:cs="Times New Roman"/>
        </w:rPr>
        <w:t>resuspendierte</w:t>
      </w:r>
      <w:proofErr w:type="spellEnd"/>
      <w:r w:rsidRPr="00CD3343">
        <w:rPr>
          <w:rFonts w:ascii="Times New Roman" w:hAnsi="Times New Roman" w:cs="Times New Roman"/>
        </w:rPr>
        <w:t xml:space="preserve"> RPA-Reaktion (46,5 µl) wurden in eine Kavität eines 8-ter Messstreifens (Carl Roth) übertragen und dieser kurz zentrifugiert. Nachfolgend wurde 1 µl zu amplifizierende Virus RNA bzw. 1 µl PCR reines H</w:t>
      </w:r>
      <w:r w:rsidRPr="00153EC8">
        <w:rPr>
          <w:rFonts w:ascii="Times New Roman" w:hAnsi="Times New Roman" w:cs="Times New Roman"/>
          <w:vertAlign w:val="subscript"/>
          <w:rPrChange w:id="649" w:author="Gregory Dame" w:date="2023-01-05T19:03:00Z">
            <w:rPr>
              <w:rFonts w:ascii="Times New Roman" w:hAnsi="Times New Roman" w:cs="Times New Roman"/>
            </w:rPr>
          </w:rPrChange>
        </w:rPr>
        <w:t>2</w:t>
      </w:r>
      <w:r w:rsidRPr="00CD3343">
        <w:rPr>
          <w:rFonts w:ascii="Times New Roman" w:hAnsi="Times New Roman" w:cs="Times New Roman"/>
        </w:rPr>
        <w:t>O (Negativkontrolle) zum Reaktionsmix gegeben, sowie 2,5 µl Magnesium</w:t>
      </w:r>
      <w:del w:id="650" w:author="Iris Bachmann" w:date="2023-01-18T13:00:00Z">
        <w:r w:rsidRPr="00CD3343" w:rsidDel="00105C2E">
          <w:rPr>
            <w:rFonts w:ascii="Times New Roman" w:hAnsi="Times New Roman" w:cs="Times New Roman"/>
          </w:rPr>
          <w:delText xml:space="preserve"> </w:delText>
        </w:r>
      </w:del>
      <w:ins w:id="651" w:author="Iris Bachmann" w:date="2023-01-18T13:00:00Z">
        <w:r w:rsidR="00105C2E">
          <w:rPr>
            <w:rFonts w:ascii="Times New Roman" w:hAnsi="Times New Roman" w:cs="Times New Roman"/>
          </w:rPr>
          <w:t>a</w:t>
        </w:r>
      </w:ins>
      <w:del w:id="652" w:author="Iris Bachmann" w:date="2023-01-18T13:00:00Z">
        <w:r w:rsidRPr="00CD3343" w:rsidDel="00105C2E">
          <w:rPr>
            <w:rFonts w:ascii="Times New Roman" w:hAnsi="Times New Roman" w:cs="Times New Roman"/>
          </w:rPr>
          <w:delText>A</w:delText>
        </w:r>
      </w:del>
      <w:r w:rsidRPr="00CD3343">
        <w:rPr>
          <w:rFonts w:ascii="Times New Roman" w:hAnsi="Times New Roman" w:cs="Times New Roman"/>
        </w:rPr>
        <w:t xml:space="preserve">cetat (280 </w:t>
      </w:r>
      <w:proofErr w:type="spellStart"/>
      <w:r w:rsidRPr="00CD3343">
        <w:rPr>
          <w:rFonts w:ascii="Times New Roman" w:hAnsi="Times New Roman" w:cs="Times New Roman"/>
        </w:rPr>
        <w:t>mM</w:t>
      </w:r>
      <w:proofErr w:type="spellEnd"/>
      <w:r w:rsidRPr="00CD3343">
        <w:rPr>
          <w:rFonts w:ascii="Times New Roman" w:hAnsi="Times New Roman" w:cs="Times New Roman"/>
        </w:rPr>
        <w:t xml:space="preserve">) in den Deckel der Kavität pipettiert. </w:t>
      </w:r>
      <w:commentRangeStart w:id="653"/>
      <w:r w:rsidRPr="00CD3343">
        <w:rPr>
          <w:rFonts w:ascii="Times New Roman" w:hAnsi="Times New Roman" w:cs="Times New Roman"/>
        </w:rPr>
        <w:t xml:space="preserve">Zum Start der Reaktion </w:t>
      </w:r>
      <w:commentRangeEnd w:id="653"/>
      <w:r w:rsidR="00105C2E">
        <w:rPr>
          <w:rStyle w:val="Kommentarzeichen"/>
        </w:rPr>
        <w:commentReference w:id="653"/>
      </w:r>
      <w:r w:rsidRPr="00CD3343">
        <w:rPr>
          <w:rFonts w:ascii="Times New Roman" w:hAnsi="Times New Roman" w:cs="Times New Roman"/>
        </w:rPr>
        <w:t xml:space="preserve">wurde der Messstreifen kurz zentrifugiert und homogenisiert, um das Magnesium Acetat in den Reaktionsmix einzubringen. Die Messung erfolgte nach einer </w:t>
      </w:r>
      <w:del w:id="654" w:author="Iris Bachmann" w:date="2023-01-18T12:59:00Z">
        <w:r w:rsidRPr="00CD3343" w:rsidDel="00105C2E">
          <w:rPr>
            <w:rFonts w:ascii="Times New Roman" w:hAnsi="Times New Roman" w:cs="Times New Roman"/>
          </w:rPr>
          <w:delText>ein minütigen</w:delText>
        </w:r>
      </w:del>
      <w:ins w:id="655" w:author="Iris Bachmann" w:date="2023-01-18T12:59:00Z">
        <w:r w:rsidR="00105C2E" w:rsidRPr="00CD3343">
          <w:rPr>
            <w:rFonts w:ascii="Times New Roman" w:hAnsi="Times New Roman" w:cs="Times New Roman"/>
          </w:rPr>
          <w:t>einminütigen</w:t>
        </w:r>
      </w:ins>
      <w:r w:rsidRPr="00CD3343">
        <w:rPr>
          <w:rFonts w:ascii="Times New Roman" w:hAnsi="Times New Roman" w:cs="Times New Roman"/>
        </w:rPr>
        <w:t xml:space="preserve"> </w:t>
      </w:r>
      <w:del w:id="656" w:author="Iris Bachmann" w:date="2023-01-18T12:59:00Z">
        <w:r w:rsidRPr="00CD3343" w:rsidDel="00105C2E">
          <w:rPr>
            <w:rFonts w:ascii="Times New Roman" w:hAnsi="Times New Roman" w:cs="Times New Roman"/>
          </w:rPr>
          <w:delText xml:space="preserve">Equilibrationszeit </w:delText>
        </w:r>
      </w:del>
      <w:proofErr w:type="spellStart"/>
      <w:ins w:id="657" w:author="Iris Bachmann" w:date="2023-01-18T12:59:00Z">
        <w:r w:rsidR="00105C2E" w:rsidRPr="00CD3343">
          <w:rPr>
            <w:rFonts w:ascii="Times New Roman" w:hAnsi="Times New Roman" w:cs="Times New Roman"/>
          </w:rPr>
          <w:t>Equilibr</w:t>
        </w:r>
        <w:r w:rsidR="00105C2E">
          <w:rPr>
            <w:rFonts w:ascii="Times New Roman" w:hAnsi="Times New Roman" w:cs="Times New Roman"/>
          </w:rPr>
          <w:t>ierung</w:t>
        </w:r>
        <w:proofErr w:type="spellEnd"/>
        <w:r w:rsidR="00105C2E" w:rsidRPr="00CD3343">
          <w:rPr>
            <w:rFonts w:ascii="Times New Roman" w:hAnsi="Times New Roman" w:cs="Times New Roman"/>
          </w:rPr>
          <w:t xml:space="preserve"> </w:t>
        </w:r>
      </w:ins>
      <w:r w:rsidRPr="00CD3343">
        <w:rPr>
          <w:rFonts w:ascii="Times New Roman" w:hAnsi="Times New Roman" w:cs="Times New Roman"/>
        </w:rPr>
        <w:t xml:space="preserve">im </w:t>
      </w:r>
      <w:commentRangeStart w:id="658"/>
      <w:proofErr w:type="spellStart"/>
      <w:r w:rsidRPr="00CD3343">
        <w:rPr>
          <w:rFonts w:ascii="Times New Roman" w:hAnsi="Times New Roman" w:cs="Times New Roman"/>
        </w:rPr>
        <w:t>ESEQuant</w:t>
      </w:r>
      <w:proofErr w:type="spellEnd"/>
      <w:r w:rsidRPr="00CD3343">
        <w:rPr>
          <w:rFonts w:ascii="Times New Roman" w:hAnsi="Times New Roman" w:cs="Times New Roman"/>
        </w:rPr>
        <w:t xml:space="preserve"> TS2.4 (Qiagen)</w:t>
      </w:r>
      <w:commentRangeEnd w:id="658"/>
      <w:r w:rsidR="00105C2E">
        <w:rPr>
          <w:rStyle w:val="Kommentarzeichen"/>
        </w:rPr>
        <w:commentReference w:id="658"/>
      </w:r>
      <w:r w:rsidRPr="00CD3343">
        <w:rPr>
          <w:rFonts w:ascii="Times New Roman" w:hAnsi="Times New Roman" w:cs="Times New Roman"/>
        </w:rPr>
        <w:t xml:space="preserve"> bei 38</w:t>
      </w:r>
      <w:ins w:id="659" w:author="Iris Bachmann" w:date="2023-01-18T12:59:00Z">
        <w:r w:rsidR="00105C2E">
          <w:rPr>
            <w:rFonts w:ascii="Times New Roman" w:hAnsi="Times New Roman" w:cs="Times New Roman"/>
          </w:rPr>
          <w:t xml:space="preserve"> </w:t>
        </w:r>
      </w:ins>
      <w:r w:rsidRPr="00CD3343">
        <w:rPr>
          <w:rFonts w:ascii="Times New Roman" w:hAnsi="Times New Roman" w:cs="Times New Roman"/>
        </w:rPr>
        <w:t>-</w:t>
      </w:r>
      <w:ins w:id="660" w:author="Iris Bachmann" w:date="2023-01-18T12:59:00Z">
        <w:r w:rsidR="00105C2E">
          <w:rPr>
            <w:rFonts w:ascii="Times New Roman" w:hAnsi="Times New Roman" w:cs="Times New Roman"/>
          </w:rPr>
          <w:t xml:space="preserve"> </w:t>
        </w:r>
      </w:ins>
      <w:r w:rsidRPr="00CD3343">
        <w:rPr>
          <w:rFonts w:ascii="Times New Roman" w:hAnsi="Times New Roman" w:cs="Times New Roman"/>
        </w:rPr>
        <w:t xml:space="preserve">42 °C. Je nach Versuch wurde die Messung für ein zusätzliches Mischen </w:t>
      </w:r>
      <w:ins w:id="661" w:author="Gregory Dame" w:date="2023-01-05T19:06:00Z">
        <w:r w:rsidR="00153EC8">
          <w:rPr>
            <w:rFonts w:ascii="Times New Roman" w:hAnsi="Times New Roman" w:cs="Times New Roman"/>
          </w:rPr>
          <w:t xml:space="preserve">kurz </w:t>
        </w:r>
      </w:ins>
      <w:commentRangeStart w:id="662"/>
      <w:r w:rsidRPr="00CD3343">
        <w:rPr>
          <w:rFonts w:ascii="Times New Roman" w:hAnsi="Times New Roman" w:cs="Times New Roman"/>
        </w:rPr>
        <w:t>unterbrochen</w:t>
      </w:r>
      <w:commentRangeEnd w:id="662"/>
      <w:r w:rsidR="00153EC8">
        <w:rPr>
          <w:rStyle w:val="Kommentarzeichen"/>
        </w:rPr>
        <w:commentReference w:id="662"/>
      </w:r>
      <w:r w:rsidRPr="00CD3343">
        <w:rPr>
          <w:rFonts w:ascii="Times New Roman" w:hAnsi="Times New Roman" w:cs="Times New Roman"/>
        </w:rPr>
        <w:t>.</w:t>
      </w:r>
    </w:p>
    <w:p w14:paraId="571409A9" w14:textId="77777777" w:rsidR="00153EC8" w:rsidRDefault="00BD7F04" w:rsidP="00B43B35">
      <w:pPr>
        <w:spacing w:line="360" w:lineRule="auto"/>
        <w:rPr>
          <w:ins w:id="663" w:author="Gregory Dame" w:date="2023-01-05T19:07:00Z"/>
        </w:rPr>
      </w:pPr>
      <w:commentRangeStart w:id="664"/>
      <w:commentRangeStart w:id="665"/>
      <w:r>
        <w:rPr>
          <w:noProof/>
        </w:rPr>
        <w:drawing>
          <wp:inline distT="0" distB="0" distL="0" distR="0" wp14:anchorId="02E21314" wp14:editId="59D2B0CB">
            <wp:extent cx="5760720" cy="170116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stretch>
                      <a:fillRect/>
                    </a:stretch>
                  </pic:blipFill>
                  <pic:spPr>
                    <a:xfrm>
                      <a:off x="0" y="0"/>
                      <a:ext cx="5760720" cy="1701165"/>
                    </a:xfrm>
                    <a:prstGeom prst="rect">
                      <a:avLst/>
                    </a:prstGeom>
                  </pic:spPr>
                </pic:pic>
              </a:graphicData>
            </a:graphic>
          </wp:inline>
        </w:drawing>
      </w:r>
      <w:commentRangeEnd w:id="664"/>
      <w:commentRangeEnd w:id="665"/>
      <w:r w:rsidR="00301C65">
        <w:rPr>
          <w:rStyle w:val="Kommentarzeichen"/>
        </w:rPr>
        <w:commentReference w:id="664"/>
      </w:r>
      <w:r w:rsidR="00105C2E">
        <w:rPr>
          <w:rStyle w:val="Kommentarzeichen"/>
        </w:rPr>
        <w:commentReference w:id="665"/>
      </w:r>
    </w:p>
    <w:p w14:paraId="6BE70289" w14:textId="56B77518" w:rsidR="00BD7F04" w:rsidRDefault="0092270A" w:rsidP="00B43B35">
      <w:pPr>
        <w:spacing w:line="360" w:lineRule="auto"/>
      </w:pPr>
      <w:commentRangeStart w:id="666"/>
      <w:r>
        <w:rPr>
          <w:noProof/>
        </w:rPr>
        <w:lastRenderedPageBreak/>
        <w:drawing>
          <wp:inline distT="0" distB="0" distL="0" distR="0" wp14:anchorId="6B1DB132" wp14:editId="089C3BB9">
            <wp:extent cx="5760720" cy="202057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2"/>
                    <a:stretch>
                      <a:fillRect/>
                    </a:stretch>
                  </pic:blipFill>
                  <pic:spPr>
                    <a:xfrm>
                      <a:off x="0" y="0"/>
                      <a:ext cx="5760720" cy="2020570"/>
                    </a:xfrm>
                    <a:prstGeom prst="rect">
                      <a:avLst/>
                    </a:prstGeom>
                  </pic:spPr>
                </pic:pic>
              </a:graphicData>
            </a:graphic>
          </wp:inline>
        </w:drawing>
      </w:r>
      <w:commentRangeEnd w:id="666"/>
      <w:r w:rsidR="00301C65">
        <w:rPr>
          <w:rStyle w:val="Kommentarzeichen"/>
        </w:rPr>
        <w:commentReference w:id="666"/>
      </w:r>
    </w:p>
    <w:p w14:paraId="632CD6EF" w14:textId="5438DF16" w:rsidR="00CD04B3" w:rsidRPr="00CD3343" w:rsidRDefault="00CD04B3" w:rsidP="00B43B35">
      <w:pPr>
        <w:spacing w:line="360" w:lineRule="auto"/>
        <w:jc w:val="both"/>
        <w:rPr>
          <w:rFonts w:ascii="Times New Roman" w:hAnsi="Times New Roman" w:cs="Times New Roman"/>
          <w:b/>
        </w:rPr>
      </w:pPr>
      <w:r w:rsidRPr="00CD04B3">
        <w:rPr>
          <w:b/>
        </w:rPr>
        <w:t>2</w:t>
      </w:r>
      <w:r w:rsidRPr="00CD3343">
        <w:rPr>
          <w:rFonts w:ascii="Times New Roman" w:hAnsi="Times New Roman" w:cs="Times New Roman"/>
          <w:b/>
        </w:rPr>
        <w:t xml:space="preserve">.3.2.2 </w:t>
      </w:r>
      <w:del w:id="667" w:author="Iris Bachmann" w:date="2023-01-18T13:09:00Z">
        <w:r w:rsidR="00735A4F" w:rsidRPr="00CD3343" w:rsidDel="00301C65">
          <w:rPr>
            <w:rFonts w:ascii="Times New Roman" w:hAnsi="Times New Roman" w:cs="Times New Roman"/>
            <w:b/>
          </w:rPr>
          <w:delText>Nukleinsäureamplifikation</w:delText>
        </w:r>
        <w:r w:rsidRPr="00CD3343" w:rsidDel="00301C65">
          <w:rPr>
            <w:rFonts w:ascii="Times New Roman" w:hAnsi="Times New Roman" w:cs="Times New Roman"/>
            <w:b/>
          </w:rPr>
          <w:delText xml:space="preserve"> </w:delText>
        </w:r>
      </w:del>
      <w:ins w:id="668" w:author="Iris Bachmann" w:date="2023-01-18T13:09:00Z">
        <w:r w:rsidR="00301C65">
          <w:rPr>
            <w:rFonts w:ascii="Times New Roman" w:hAnsi="Times New Roman" w:cs="Times New Roman"/>
            <w:b/>
          </w:rPr>
          <w:t>RT-RPA</w:t>
        </w:r>
        <w:r w:rsidR="00301C65" w:rsidRPr="00CD3343">
          <w:rPr>
            <w:rFonts w:ascii="Times New Roman" w:hAnsi="Times New Roman" w:cs="Times New Roman"/>
            <w:b/>
          </w:rPr>
          <w:t xml:space="preserve"> </w:t>
        </w:r>
      </w:ins>
      <w:r w:rsidRPr="00CD3343">
        <w:rPr>
          <w:rFonts w:ascii="Times New Roman" w:hAnsi="Times New Roman" w:cs="Times New Roman"/>
          <w:b/>
        </w:rPr>
        <w:t>im 8-tel Ansatz</w:t>
      </w:r>
    </w:p>
    <w:p w14:paraId="57E5EC0F" w14:textId="57951431" w:rsidR="00CD04B3" w:rsidRPr="00CD3343" w:rsidRDefault="00CD04B3" w:rsidP="00B43B35">
      <w:pPr>
        <w:spacing w:line="360" w:lineRule="auto"/>
        <w:jc w:val="both"/>
        <w:rPr>
          <w:rFonts w:ascii="Times New Roman" w:hAnsi="Times New Roman" w:cs="Times New Roman"/>
        </w:rPr>
      </w:pPr>
      <w:r w:rsidRPr="00CD3343">
        <w:rPr>
          <w:rFonts w:ascii="Times New Roman" w:hAnsi="Times New Roman" w:cs="Times New Roman"/>
        </w:rPr>
        <w:t xml:space="preserve"> </w:t>
      </w:r>
      <w:commentRangeStart w:id="669"/>
      <w:r w:rsidRPr="00CD3343">
        <w:rPr>
          <w:rFonts w:ascii="Times New Roman" w:hAnsi="Times New Roman" w:cs="Times New Roman"/>
        </w:rPr>
        <w:t xml:space="preserve">kurze Einleitung, dass die RPA auch im 8tel Ansatz geht. (kommt darauf an, was ich in der Einleitung/theoretischem Hintergrund dazu schreibe) </w:t>
      </w:r>
      <w:commentRangeEnd w:id="669"/>
      <w:r w:rsidR="00153EC8">
        <w:rPr>
          <w:rStyle w:val="Kommentarzeichen"/>
        </w:rPr>
        <w:commentReference w:id="669"/>
      </w:r>
      <w:ins w:id="670" w:author="Iris Bachmann" w:date="2023-01-18T13:12:00Z">
        <w:r w:rsidR="00301C65">
          <w:rPr>
            <w:rFonts w:ascii="Times New Roman" w:hAnsi="Times New Roman" w:cs="Times New Roman"/>
          </w:rPr>
          <w:t xml:space="preserve">Es konnte bereits gezeigt werden, dass </w:t>
        </w:r>
        <w:proofErr w:type="gramStart"/>
        <w:r w:rsidR="00301C65">
          <w:rPr>
            <w:rFonts w:ascii="Times New Roman" w:hAnsi="Times New Roman" w:cs="Times New Roman"/>
          </w:rPr>
          <w:t>… .</w:t>
        </w:r>
        <w:proofErr w:type="gramEnd"/>
        <w:r w:rsidR="00301C65">
          <w:rPr>
            <w:rFonts w:ascii="Times New Roman" w:hAnsi="Times New Roman" w:cs="Times New Roman"/>
          </w:rPr>
          <w:t xml:space="preserve"> </w:t>
        </w:r>
      </w:ins>
    </w:p>
    <w:p w14:paraId="18EC50AE" w14:textId="68776D7D" w:rsidR="0092270A" w:rsidRPr="00CD3343" w:rsidRDefault="00CD04B3" w:rsidP="00B43B35">
      <w:pPr>
        <w:spacing w:line="360" w:lineRule="auto"/>
        <w:jc w:val="both"/>
        <w:rPr>
          <w:rFonts w:ascii="Times New Roman" w:hAnsi="Times New Roman" w:cs="Times New Roman"/>
        </w:rPr>
      </w:pPr>
      <w:commentRangeStart w:id="671"/>
      <w:r w:rsidRPr="00CD3343">
        <w:rPr>
          <w:rFonts w:ascii="Times New Roman" w:hAnsi="Times New Roman" w:cs="Times New Roman"/>
        </w:rPr>
        <w:t xml:space="preserve">Für 8 Reaktionen wurde insgesamt 40,8 µl </w:t>
      </w:r>
      <w:proofErr w:type="spellStart"/>
      <w:r w:rsidRPr="00CD3343">
        <w:rPr>
          <w:rFonts w:ascii="Times New Roman" w:hAnsi="Times New Roman" w:cs="Times New Roman"/>
        </w:rPr>
        <w:t>Rehydrationsmix</w:t>
      </w:r>
      <w:proofErr w:type="spellEnd"/>
      <w:r w:rsidRPr="00CD3343">
        <w:rPr>
          <w:rFonts w:ascii="Times New Roman" w:hAnsi="Times New Roman" w:cs="Times New Roman"/>
        </w:rPr>
        <w:t xml:space="preserve"> (Zusammensetzung siehe Tab. 9) </w:t>
      </w:r>
      <w:commentRangeEnd w:id="671"/>
      <w:r w:rsidR="00F25337">
        <w:rPr>
          <w:rStyle w:val="Kommentarzeichen"/>
        </w:rPr>
        <w:commentReference w:id="671"/>
      </w:r>
      <w:r w:rsidRPr="00CD3343">
        <w:rPr>
          <w:rFonts w:ascii="Times New Roman" w:hAnsi="Times New Roman" w:cs="Times New Roman"/>
        </w:rPr>
        <w:t xml:space="preserve">hergestellt und auf das </w:t>
      </w:r>
      <w:proofErr w:type="spellStart"/>
      <w:r w:rsidRPr="00CD3343">
        <w:rPr>
          <w:rFonts w:ascii="Times New Roman" w:hAnsi="Times New Roman" w:cs="Times New Roman"/>
        </w:rPr>
        <w:t>lyophilisiert</w:t>
      </w:r>
      <w:proofErr w:type="spellEnd"/>
      <w:r w:rsidRPr="00CD3343">
        <w:rPr>
          <w:rFonts w:ascii="Times New Roman" w:hAnsi="Times New Roman" w:cs="Times New Roman"/>
        </w:rPr>
        <w:t xml:space="preserve"> RPA-Enzympellet </w:t>
      </w:r>
      <w:ins w:id="672" w:author="Gregory Dame" w:date="2023-01-05T19:09:00Z">
        <w:r w:rsidR="00153EC8">
          <w:rPr>
            <w:rFonts w:ascii="Times New Roman" w:hAnsi="Times New Roman" w:cs="Times New Roman"/>
          </w:rPr>
          <w:t xml:space="preserve">zur </w:t>
        </w:r>
        <w:proofErr w:type="spellStart"/>
        <w:r w:rsidR="00153EC8">
          <w:rPr>
            <w:rFonts w:ascii="Times New Roman" w:hAnsi="Times New Roman" w:cs="Times New Roman"/>
          </w:rPr>
          <w:t>Resuspendierung</w:t>
        </w:r>
        <w:proofErr w:type="spellEnd"/>
        <w:r w:rsidR="00153EC8">
          <w:rPr>
            <w:rFonts w:ascii="Times New Roman" w:hAnsi="Times New Roman" w:cs="Times New Roman"/>
          </w:rPr>
          <w:t xml:space="preserve"> </w:t>
        </w:r>
      </w:ins>
      <w:r w:rsidRPr="00CD3343">
        <w:rPr>
          <w:rFonts w:ascii="Times New Roman" w:hAnsi="Times New Roman" w:cs="Times New Roman"/>
        </w:rPr>
        <w:t xml:space="preserve">übertragen, um es zu </w:t>
      </w:r>
      <w:proofErr w:type="spellStart"/>
      <w:r w:rsidRPr="00CD3343">
        <w:rPr>
          <w:rFonts w:ascii="Times New Roman" w:hAnsi="Times New Roman" w:cs="Times New Roman"/>
        </w:rPr>
        <w:t>resuspendieren</w:t>
      </w:r>
      <w:proofErr w:type="spellEnd"/>
      <w:r w:rsidRPr="00CD3343">
        <w:rPr>
          <w:rFonts w:ascii="Times New Roman" w:hAnsi="Times New Roman" w:cs="Times New Roman"/>
        </w:rPr>
        <w:t xml:space="preserve">. Die Zusammensetzung des in Tabelle 9 aufgeführten 50X </w:t>
      </w:r>
      <w:proofErr w:type="spellStart"/>
      <w:proofErr w:type="gramStart"/>
      <w:r w:rsidRPr="00CD3343">
        <w:rPr>
          <w:rFonts w:ascii="Times New Roman" w:hAnsi="Times New Roman" w:cs="Times New Roman"/>
        </w:rPr>
        <w:t>PSM´s</w:t>
      </w:r>
      <w:proofErr w:type="spellEnd"/>
      <w:proofErr w:type="gramEnd"/>
      <w:r w:rsidRPr="00CD3343">
        <w:rPr>
          <w:rFonts w:ascii="Times New Roman" w:hAnsi="Times New Roman" w:cs="Times New Roman"/>
        </w:rPr>
        <w:t xml:space="preserve"> ist in Tabelle 10 gezeigt. Die Lösung wurde für ca. 2 min bei Raumtemperatur inkubiert und anschließend gut gemischt. Die </w:t>
      </w:r>
      <w:proofErr w:type="spellStart"/>
      <w:r w:rsidRPr="00CD3343">
        <w:rPr>
          <w:rFonts w:ascii="Times New Roman" w:hAnsi="Times New Roman" w:cs="Times New Roman"/>
        </w:rPr>
        <w:t>resuspendierte</w:t>
      </w:r>
      <w:proofErr w:type="spellEnd"/>
      <w:r w:rsidRPr="00CD3343">
        <w:rPr>
          <w:rFonts w:ascii="Times New Roman" w:hAnsi="Times New Roman" w:cs="Times New Roman"/>
        </w:rPr>
        <w:t xml:space="preserve"> RPA-Reaktion wurden auf einen 8-ter Messstreifen</w:t>
      </w:r>
      <w:del w:id="673" w:author="Iris Bachmann" w:date="2023-01-18T13:13:00Z">
        <w:r w:rsidRPr="00CD3343" w:rsidDel="00301C65">
          <w:rPr>
            <w:rFonts w:ascii="Times New Roman" w:hAnsi="Times New Roman" w:cs="Times New Roman"/>
          </w:rPr>
          <w:delText>s</w:delText>
        </w:r>
      </w:del>
      <w:r w:rsidRPr="00CD3343">
        <w:rPr>
          <w:rFonts w:ascii="Times New Roman" w:hAnsi="Times New Roman" w:cs="Times New Roman"/>
        </w:rPr>
        <w:t xml:space="preserve"> </w:t>
      </w:r>
      <w:r w:rsidR="00FE4EBF" w:rsidRPr="00CD3343">
        <w:rPr>
          <w:rFonts w:ascii="Times New Roman" w:hAnsi="Times New Roman" w:cs="Times New Roman"/>
        </w:rPr>
        <w:t>aufgeteilt</w:t>
      </w:r>
      <w:r w:rsidRPr="00CD3343">
        <w:rPr>
          <w:rFonts w:ascii="Times New Roman" w:hAnsi="Times New Roman" w:cs="Times New Roman"/>
        </w:rPr>
        <w:t xml:space="preserve"> (4,8 µl pro Kavität) und dieser kurz zentrifugiert. Nachfolgend wurden jeweils pro Kavität 1 µl zu amplifizierende Virus RNA bzw. 1µl PCR reines H</w:t>
      </w:r>
      <w:r w:rsidRPr="00153EC8">
        <w:rPr>
          <w:rFonts w:ascii="Times New Roman" w:hAnsi="Times New Roman" w:cs="Times New Roman"/>
          <w:vertAlign w:val="subscript"/>
          <w:rPrChange w:id="674" w:author="Gregory Dame" w:date="2023-01-05T19:10:00Z">
            <w:rPr>
              <w:rFonts w:ascii="Times New Roman" w:hAnsi="Times New Roman" w:cs="Times New Roman"/>
            </w:rPr>
          </w:rPrChange>
        </w:rPr>
        <w:t>2</w:t>
      </w:r>
      <w:r w:rsidRPr="00CD3343">
        <w:rPr>
          <w:rFonts w:ascii="Times New Roman" w:hAnsi="Times New Roman" w:cs="Times New Roman"/>
        </w:rPr>
        <w:t>O (Negativkontrolle) zum Reaktionsmix gegeben. Darauffolgend wurden 15 µl Mineralöl Hersteller, welches die Evaporation des Reaktionsmixes während der Messung verhindert, in den Deckel jeder Kavität pipettiert. Als Letztes wurden 0,64 µl Magnesium Acetat (140</w:t>
      </w:r>
      <w:ins w:id="675" w:author="Iris Bachmann" w:date="2023-01-18T13:13:00Z">
        <w:r w:rsidR="00301C65">
          <w:rPr>
            <w:rFonts w:ascii="Times New Roman" w:hAnsi="Times New Roman" w:cs="Times New Roman"/>
          </w:rPr>
          <w:t> </w:t>
        </w:r>
      </w:ins>
      <w:proofErr w:type="spellStart"/>
      <w:r w:rsidRPr="00CD3343">
        <w:rPr>
          <w:rFonts w:ascii="Times New Roman" w:hAnsi="Times New Roman" w:cs="Times New Roman"/>
        </w:rPr>
        <w:t>mM</w:t>
      </w:r>
      <w:proofErr w:type="spellEnd"/>
      <w:r w:rsidRPr="00CD3343">
        <w:rPr>
          <w:rFonts w:ascii="Times New Roman" w:hAnsi="Times New Roman" w:cs="Times New Roman"/>
        </w:rPr>
        <w:t xml:space="preserve">) an die Innenseite der Kavität pipettiert. Zum Start der Messung wurde der Messstreifen kurz zentrifugiert und </w:t>
      </w:r>
      <w:proofErr w:type="gramStart"/>
      <w:r w:rsidRPr="00CD3343">
        <w:rPr>
          <w:rFonts w:ascii="Times New Roman" w:hAnsi="Times New Roman" w:cs="Times New Roman"/>
        </w:rPr>
        <w:t>homogenisiert</w:t>
      </w:r>
      <w:proofErr w:type="gramEnd"/>
      <w:r w:rsidRPr="00CD3343">
        <w:rPr>
          <w:rFonts w:ascii="Times New Roman" w:hAnsi="Times New Roman" w:cs="Times New Roman"/>
        </w:rPr>
        <w:t xml:space="preserve"> um das </w:t>
      </w:r>
      <w:commentRangeStart w:id="676"/>
      <w:r w:rsidRPr="00CD3343">
        <w:rPr>
          <w:rFonts w:ascii="Times New Roman" w:hAnsi="Times New Roman" w:cs="Times New Roman"/>
        </w:rPr>
        <w:t>Magnesium und das Mineralöl in den Reaktionsmix einzubringen.</w:t>
      </w:r>
      <w:commentRangeEnd w:id="676"/>
      <w:r w:rsidR="00301C65">
        <w:rPr>
          <w:rStyle w:val="Kommentarzeichen"/>
        </w:rPr>
        <w:commentReference w:id="676"/>
      </w:r>
      <w:r w:rsidRPr="00CD3343">
        <w:rPr>
          <w:rFonts w:ascii="Times New Roman" w:hAnsi="Times New Roman" w:cs="Times New Roman"/>
        </w:rPr>
        <w:t xml:space="preserve"> Es folgte eine erneute </w:t>
      </w:r>
      <w:r w:rsidR="00FE4EBF" w:rsidRPr="00CD3343">
        <w:rPr>
          <w:rFonts w:ascii="Times New Roman" w:hAnsi="Times New Roman" w:cs="Times New Roman"/>
        </w:rPr>
        <w:t>Zentrifugation,</w:t>
      </w:r>
      <w:r w:rsidRPr="00CD3343">
        <w:rPr>
          <w:rFonts w:ascii="Times New Roman" w:hAnsi="Times New Roman" w:cs="Times New Roman"/>
        </w:rPr>
        <w:t xml:space="preserve"> um die Öl-Phase von der wässrigen Phase zu trennen. Die Messung erfolgte nach einer </w:t>
      </w:r>
      <w:r w:rsidR="007879A1" w:rsidRPr="00CD3343">
        <w:rPr>
          <w:rFonts w:ascii="Times New Roman" w:hAnsi="Times New Roman" w:cs="Times New Roman"/>
        </w:rPr>
        <w:t>einminütigen</w:t>
      </w:r>
      <w:r w:rsidRPr="00CD3343">
        <w:rPr>
          <w:rFonts w:ascii="Times New Roman" w:hAnsi="Times New Roman" w:cs="Times New Roman"/>
        </w:rPr>
        <w:t xml:space="preserve"> </w:t>
      </w:r>
      <w:proofErr w:type="spellStart"/>
      <w:r w:rsidRPr="00CD3343">
        <w:rPr>
          <w:rFonts w:ascii="Times New Roman" w:hAnsi="Times New Roman" w:cs="Times New Roman"/>
        </w:rPr>
        <w:t>Equilibrationszeit</w:t>
      </w:r>
      <w:proofErr w:type="spellEnd"/>
      <w:r w:rsidRPr="00CD3343">
        <w:rPr>
          <w:rFonts w:ascii="Times New Roman" w:hAnsi="Times New Roman" w:cs="Times New Roman"/>
        </w:rPr>
        <w:t xml:space="preserve"> im </w:t>
      </w:r>
      <w:commentRangeStart w:id="677"/>
      <w:proofErr w:type="spellStart"/>
      <w:r w:rsidRPr="00CD3343">
        <w:rPr>
          <w:rFonts w:ascii="Times New Roman" w:hAnsi="Times New Roman" w:cs="Times New Roman"/>
        </w:rPr>
        <w:t>ESEQuant</w:t>
      </w:r>
      <w:proofErr w:type="spellEnd"/>
      <w:r w:rsidRPr="00CD3343">
        <w:rPr>
          <w:rFonts w:ascii="Times New Roman" w:hAnsi="Times New Roman" w:cs="Times New Roman"/>
        </w:rPr>
        <w:t xml:space="preserve"> TS2.4 </w:t>
      </w:r>
      <w:commentRangeEnd w:id="677"/>
      <w:r w:rsidR="00301C65">
        <w:rPr>
          <w:rStyle w:val="Kommentarzeichen"/>
        </w:rPr>
        <w:commentReference w:id="677"/>
      </w:r>
      <w:r w:rsidRPr="00CD3343">
        <w:rPr>
          <w:rFonts w:ascii="Times New Roman" w:hAnsi="Times New Roman" w:cs="Times New Roman"/>
        </w:rPr>
        <w:t>(Qiagen) bei 38</w:t>
      </w:r>
      <w:ins w:id="678" w:author="Iris Bachmann" w:date="2023-01-18T13:13:00Z">
        <w:r w:rsidR="00301C65">
          <w:rPr>
            <w:rFonts w:ascii="Times New Roman" w:hAnsi="Times New Roman" w:cs="Times New Roman"/>
          </w:rPr>
          <w:t xml:space="preserve"> </w:t>
        </w:r>
      </w:ins>
      <w:r w:rsidRPr="00CD3343">
        <w:rPr>
          <w:rFonts w:ascii="Times New Roman" w:hAnsi="Times New Roman" w:cs="Times New Roman"/>
        </w:rPr>
        <w:t>-</w:t>
      </w:r>
      <w:ins w:id="679" w:author="Iris Bachmann" w:date="2023-01-18T13:13:00Z">
        <w:r w:rsidR="00301C65">
          <w:rPr>
            <w:rFonts w:ascii="Times New Roman" w:hAnsi="Times New Roman" w:cs="Times New Roman"/>
          </w:rPr>
          <w:t xml:space="preserve"> </w:t>
        </w:r>
      </w:ins>
      <w:r w:rsidRPr="00CD3343">
        <w:rPr>
          <w:rFonts w:ascii="Times New Roman" w:hAnsi="Times New Roman" w:cs="Times New Roman"/>
        </w:rPr>
        <w:t>42 °C. Je nach Versuch wurde die Messung für ein zusätzliches Mischen unterbrochen.</w:t>
      </w:r>
    </w:p>
    <w:p w14:paraId="1D5C6E31" w14:textId="1D13A3D2" w:rsidR="00B80342" w:rsidRDefault="003F1AAB" w:rsidP="00B43B35">
      <w:pPr>
        <w:spacing w:line="360" w:lineRule="auto"/>
        <w:rPr>
          <w:ins w:id="680" w:author="Iris Bachmann" w:date="2023-01-18T13:10:00Z"/>
          <w:noProof/>
        </w:rPr>
      </w:pPr>
      <w:commentRangeStart w:id="681"/>
      <w:r>
        <w:rPr>
          <w:noProof/>
        </w:rPr>
        <w:lastRenderedPageBreak/>
        <w:drawing>
          <wp:inline distT="0" distB="0" distL="0" distR="0" wp14:anchorId="490DFD2A" wp14:editId="486236AE">
            <wp:extent cx="5760720" cy="1431925"/>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3"/>
                    <a:stretch>
                      <a:fillRect/>
                    </a:stretch>
                  </pic:blipFill>
                  <pic:spPr>
                    <a:xfrm>
                      <a:off x="0" y="0"/>
                      <a:ext cx="5760720" cy="1431925"/>
                    </a:xfrm>
                    <a:prstGeom prst="rect">
                      <a:avLst/>
                    </a:prstGeom>
                  </pic:spPr>
                </pic:pic>
              </a:graphicData>
            </a:graphic>
          </wp:inline>
        </w:drawing>
      </w:r>
      <w:commentRangeEnd w:id="681"/>
      <w:r w:rsidR="001E3222">
        <w:rPr>
          <w:rStyle w:val="Kommentarzeichen"/>
        </w:rPr>
        <w:commentReference w:id="681"/>
      </w:r>
      <w:r w:rsidR="00ED2451" w:rsidRPr="00ED2451">
        <w:rPr>
          <w:noProof/>
        </w:rPr>
        <w:t xml:space="preserve"> </w:t>
      </w:r>
      <w:r w:rsidR="00ED2451">
        <w:rPr>
          <w:noProof/>
        </w:rPr>
        <w:drawing>
          <wp:inline distT="0" distB="0" distL="0" distR="0" wp14:anchorId="661CC125" wp14:editId="6249F198">
            <wp:extent cx="5760720" cy="1236345"/>
            <wp:effectExtent l="0" t="0" r="0" b="190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4"/>
                    <a:stretch>
                      <a:fillRect/>
                    </a:stretch>
                  </pic:blipFill>
                  <pic:spPr>
                    <a:xfrm>
                      <a:off x="0" y="0"/>
                      <a:ext cx="5760720" cy="1236345"/>
                    </a:xfrm>
                    <a:prstGeom prst="rect">
                      <a:avLst/>
                    </a:prstGeom>
                  </pic:spPr>
                </pic:pic>
              </a:graphicData>
            </a:graphic>
          </wp:inline>
        </w:drawing>
      </w:r>
    </w:p>
    <w:p w14:paraId="158079C5" w14:textId="2ED317AC" w:rsidR="00301C65" w:rsidRDefault="00301C65" w:rsidP="00B43B35">
      <w:pPr>
        <w:spacing w:line="360" w:lineRule="auto"/>
        <w:rPr>
          <w:ins w:id="682" w:author="Iris Bachmann" w:date="2023-01-18T13:10:00Z"/>
          <w:noProof/>
        </w:rPr>
      </w:pPr>
    </w:p>
    <w:p w14:paraId="56AFB7E5" w14:textId="4E6D7205" w:rsidR="001E3222" w:rsidRDefault="00301C65" w:rsidP="00B43B35">
      <w:pPr>
        <w:spacing w:line="360" w:lineRule="auto"/>
        <w:rPr>
          <w:noProof/>
        </w:rPr>
      </w:pPr>
      <w:ins w:id="683" w:author="Iris Bachmann" w:date="2023-01-18T13:10:00Z">
        <w:r>
          <w:rPr>
            <w:noProof/>
          </w:rPr>
          <w:t xml:space="preserve">Wo ist denn hier deine gesamte Optimierung? Du hattest doch Primer gescreent, Temperaturen, Mischzeitpunkte und </w:t>
        </w:r>
      </w:ins>
      <w:ins w:id="684" w:author="Iris Bachmann" w:date="2023-01-18T13:11:00Z">
        <w:r>
          <w:rPr>
            <w:noProof/>
          </w:rPr>
          <w:t>Primerkonzentrationen getestet?</w:t>
        </w:r>
      </w:ins>
      <w:ins w:id="685" w:author="Iris Bachmann" w:date="2023-01-18T13:21:00Z">
        <w:r w:rsidR="001E3222">
          <w:rPr>
            <w:noProof/>
          </w:rPr>
          <w:t xml:space="preserve"> Wo ist die Beschreibung wie du Sensitivität und Spezifität ausgewertet hast?</w:t>
        </w:r>
      </w:ins>
      <w:ins w:id="686" w:author="Iris Bachmann" w:date="2023-01-18T13:11:00Z">
        <w:r>
          <w:rPr>
            <w:noProof/>
          </w:rPr>
          <w:t xml:space="preserve"> Das fehlt hier bisher komplett!</w:t>
        </w:r>
      </w:ins>
    </w:p>
    <w:p w14:paraId="02210088" w14:textId="77777777" w:rsidR="00A430F2" w:rsidRDefault="00A430F2">
      <w:pPr>
        <w:rPr>
          <w:ins w:id="687" w:author="Gregory Dame" w:date="2023-01-05T19:13:00Z"/>
          <w:rFonts w:ascii="Times New Roman" w:hAnsi="Times New Roman" w:cs="Times New Roman"/>
          <w:b/>
        </w:rPr>
      </w:pPr>
      <w:ins w:id="688" w:author="Gregory Dame" w:date="2023-01-05T19:13:00Z">
        <w:r>
          <w:rPr>
            <w:rFonts w:ascii="Times New Roman" w:hAnsi="Times New Roman" w:cs="Times New Roman"/>
            <w:b/>
          </w:rPr>
          <w:br w:type="page"/>
        </w:r>
      </w:ins>
    </w:p>
    <w:p w14:paraId="249444D6" w14:textId="0B48C7AD" w:rsidR="005B3616"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b/>
        </w:rPr>
        <w:lastRenderedPageBreak/>
        <w:t>3 Ergebnisse</w:t>
      </w:r>
      <w:del w:id="689" w:author="Iris Bachmann" w:date="2023-01-18T13:20:00Z">
        <w:r w:rsidRPr="00CD3343" w:rsidDel="001E3222">
          <w:rPr>
            <w:rFonts w:ascii="Times New Roman" w:hAnsi="Times New Roman" w:cs="Times New Roman"/>
          </w:rPr>
          <w:delText xml:space="preserve"> </w:delText>
        </w:r>
      </w:del>
    </w:p>
    <w:p w14:paraId="0FB78B85" w14:textId="77777777" w:rsidR="005B3616" w:rsidRPr="00CD3343" w:rsidRDefault="005B3616"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 Entwicklung eines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Amplifikationssystems für das Influenza B Virus</w:t>
      </w:r>
      <w:del w:id="690" w:author="Iris Bachmann" w:date="2023-01-18T13:20:00Z">
        <w:r w:rsidRPr="00CD3343" w:rsidDel="001E3222">
          <w:rPr>
            <w:rFonts w:ascii="Times New Roman" w:hAnsi="Times New Roman" w:cs="Times New Roman"/>
            <w:b/>
          </w:rPr>
          <w:delText xml:space="preserve"> </w:delText>
        </w:r>
      </w:del>
    </w:p>
    <w:p w14:paraId="2F28103F" w14:textId="2458EFCD" w:rsidR="00EA648F" w:rsidRPr="00CD3343" w:rsidRDefault="005B3616" w:rsidP="00B43B35">
      <w:pPr>
        <w:spacing w:line="360" w:lineRule="auto"/>
        <w:jc w:val="both"/>
        <w:rPr>
          <w:rFonts w:ascii="Times New Roman" w:hAnsi="Times New Roman" w:cs="Times New Roman"/>
        </w:rPr>
      </w:pPr>
      <w:commentRangeStart w:id="691"/>
      <w:r w:rsidRPr="00CD3343">
        <w:rPr>
          <w:rFonts w:ascii="Times New Roman" w:hAnsi="Times New Roman" w:cs="Times New Roman"/>
        </w:rPr>
        <w:t xml:space="preserve">kleiner Einleitungstext… (kommt darauf an, was ich in der Einleitung/theoretischem Hintergrund dazu </w:t>
      </w:r>
      <w:commentRangeStart w:id="692"/>
      <w:commentRangeStart w:id="693"/>
      <w:r w:rsidRPr="00CD3343">
        <w:rPr>
          <w:rFonts w:ascii="Times New Roman" w:hAnsi="Times New Roman" w:cs="Times New Roman"/>
        </w:rPr>
        <w:t>schreibe</w:t>
      </w:r>
      <w:commentRangeEnd w:id="692"/>
      <w:r w:rsidR="00F25337">
        <w:rPr>
          <w:rStyle w:val="Kommentarzeichen"/>
        </w:rPr>
        <w:commentReference w:id="692"/>
      </w:r>
      <w:commentRangeEnd w:id="693"/>
      <w:r w:rsidR="00F25337">
        <w:rPr>
          <w:rStyle w:val="Kommentarzeichen"/>
        </w:rPr>
        <w:commentReference w:id="693"/>
      </w:r>
      <w:r w:rsidRPr="00CD3343">
        <w:rPr>
          <w:rFonts w:ascii="Times New Roman" w:hAnsi="Times New Roman" w:cs="Times New Roman"/>
        </w:rPr>
        <w:t xml:space="preserve">) </w:t>
      </w:r>
      <w:commentRangeEnd w:id="691"/>
      <w:r w:rsidR="00A430F2">
        <w:rPr>
          <w:rStyle w:val="Kommentarzeichen"/>
        </w:rPr>
        <w:commentReference w:id="691"/>
      </w:r>
    </w:p>
    <w:p w14:paraId="4768F272" w14:textId="748C941E" w:rsidR="00EA648F" w:rsidRPr="00CD3343" w:rsidRDefault="005B3616"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3.1.1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w:t>
      </w:r>
      <w:proofErr w:type="spellStart"/>
      <w:r w:rsidRPr="00CD3343">
        <w:rPr>
          <w:rFonts w:ascii="Times New Roman" w:hAnsi="Times New Roman" w:cs="Times New Roman"/>
          <w:b/>
        </w:rPr>
        <w:t>Primerdesi</w:t>
      </w:r>
      <w:del w:id="694" w:author="Gregory Dame" w:date="2023-01-05T19:12:00Z">
        <w:r w:rsidRPr="00CD3343" w:rsidDel="00A430F2">
          <w:rPr>
            <w:rFonts w:ascii="Times New Roman" w:hAnsi="Times New Roman" w:cs="Times New Roman"/>
            <w:b/>
          </w:rPr>
          <w:delText>n</w:delText>
        </w:r>
      </w:del>
      <w:r w:rsidRPr="00CD3343">
        <w:rPr>
          <w:rFonts w:ascii="Times New Roman" w:hAnsi="Times New Roman" w:cs="Times New Roman"/>
          <w:b/>
        </w:rPr>
        <w:t>g</w:t>
      </w:r>
      <w:ins w:id="695" w:author="Gregory Dame" w:date="2023-01-05T19:12:00Z">
        <w:r w:rsidR="00A430F2">
          <w:rPr>
            <w:rFonts w:ascii="Times New Roman" w:hAnsi="Times New Roman" w:cs="Times New Roman"/>
            <w:b/>
          </w:rPr>
          <w:t>n</w:t>
        </w:r>
      </w:ins>
      <w:proofErr w:type="spellEnd"/>
      <w:r w:rsidRPr="00CD3343">
        <w:rPr>
          <w:rFonts w:ascii="Times New Roman" w:hAnsi="Times New Roman" w:cs="Times New Roman"/>
          <w:b/>
        </w:rPr>
        <w:t xml:space="preserve"> für das Influenza B Virus</w:t>
      </w:r>
    </w:p>
    <w:p w14:paraId="36FCD77F" w14:textId="4712537C" w:rsidR="00EA648F" w:rsidRPr="00CD3343" w:rsidRDefault="005B3616" w:rsidP="00B43B35">
      <w:pPr>
        <w:spacing w:line="360" w:lineRule="auto"/>
        <w:jc w:val="both"/>
        <w:rPr>
          <w:rFonts w:ascii="Times New Roman" w:hAnsi="Times New Roman" w:cs="Times New Roman"/>
        </w:rPr>
      </w:pPr>
      <w:r w:rsidRPr="00CD3343">
        <w:rPr>
          <w:rFonts w:ascii="Times New Roman" w:hAnsi="Times New Roman" w:cs="Times New Roman"/>
        </w:rPr>
        <w:t xml:space="preserve">Für das Influenza B Virus </w:t>
      </w:r>
      <w:del w:id="696" w:author="Iris Bachmann" w:date="2023-01-18T13:24:00Z">
        <w:r w:rsidRPr="00CD3343" w:rsidDel="00C33F8D">
          <w:rPr>
            <w:rFonts w:ascii="Times New Roman" w:hAnsi="Times New Roman" w:cs="Times New Roman"/>
          </w:rPr>
          <w:delText xml:space="preserve">konnten nach der </w:delText>
        </w:r>
        <w:commentRangeStart w:id="697"/>
        <w:r w:rsidRPr="00CD3343" w:rsidDel="00C33F8D">
          <w:rPr>
            <w:rFonts w:ascii="Times New Roman" w:hAnsi="Times New Roman" w:cs="Times New Roman"/>
          </w:rPr>
          <w:delText>beschriebenen Methode</w:delText>
        </w:r>
      </w:del>
      <w:ins w:id="698" w:author="Iris Bachmann" w:date="2023-01-18T13:24:00Z">
        <w:r w:rsidR="00C33F8D">
          <w:rPr>
            <w:rFonts w:ascii="Times New Roman" w:hAnsi="Times New Roman" w:cs="Times New Roman"/>
          </w:rPr>
          <w:t xml:space="preserve">wurden mittels </w:t>
        </w:r>
        <w:proofErr w:type="spellStart"/>
        <w:r w:rsidR="00C33F8D">
          <w:rPr>
            <w:rFonts w:ascii="Times New Roman" w:hAnsi="Times New Roman" w:cs="Times New Roman"/>
          </w:rPr>
          <w:t>xyz</w:t>
        </w:r>
        <w:proofErr w:type="spellEnd"/>
        <w:r w:rsidR="00C33F8D">
          <w:rPr>
            <w:rFonts w:ascii="Times New Roman" w:hAnsi="Times New Roman" w:cs="Times New Roman"/>
          </w:rPr>
          <w:t xml:space="preserve"> Software</w:t>
        </w:r>
      </w:ins>
      <w:r w:rsidRPr="00CD3343">
        <w:rPr>
          <w:rFonts w:ascii="Times New Roman" w:hAnsi="Times New Roman" w:cs="Times New Roman"/>
        </w:rPr>
        <w:t xml:space="preserve"> </w:t>
      </w:r>
      <w:commentRangeEnd w:id="697"/>
      <w:r w:rsidR="00F25337">
        <w:rPr>
          <w:rStyle w:val="Kommentarzeichen"/>
        </w:rPr>
        <w:commentReference w:id="697"/>
      </w:r>
      <w:r w:rsidRPr="00CD3343">
        <w:rPr>
          <w:rFonts w:ascii="Times New Roman" w:hAnsi="Times New Roman" w:cs="Times New Roman"/>
        </w:rPr>
        <w:t>(</w:t>
      </w:r>
      <w:del w:id="699" w:author="Iris Bachmann" w:date="2023-01-18T13:24:00Z">
        <w:r w:rsidRPr="00CD3343" w:rsidDel="00C33F8D">
          <w:rPr>
            <w:rFonts w:ascii="Times New Roman" w:hAnsi="Times New Roman" w:cs="Times New Roman"/>
          </w:rPr>
          <w:delText>siehe</w:delText>
        </w:r>
      </w:del>
      <w:ins w:id="700" w:author="Iris Bachmann" w:date="2023-01-18T13:24:00Z">
        <w:r w:rsidR="00C33F8D">
          <w:rPr>
            <w:rFonts w:ascii="Times New Roman" w:hAnsi="Times New Roman" w:cs="Times New Roman"/>
          </w:rPr>
          <w:t>Kapitel/ Abschnitt </w:t>
        </w:r>
      </w:ins>
      <w:del w:id="701" w:author="Iris Bachmann" w:date="2023-01-18T13:24:00Z">
        <w:r w:rsidRPr="00CD3343" w:rsidDel="00C33F8D">
          <w:rPr>
            <w:rFonts w:ascii="Times New Roman" w:hAnsi="Times New Roman" w:cs="Times New Roman"/>
          </w:rPr>
          <w:delText xml:space="preserve"> </w:delText>
        </w:r>
      </w:del>
      <w:r w:rsidRPr="00CD3343">
        <w:rPr>
          <w:rFonts w:ascii="Times New Roman" w:hAnsi="Times New Roman" w:cs="Times New Roman"/>
        </w:rPr>
        <w:t xml:space="preserve">2.1.1) insgesamt 10 verschiedene </w:t>
      </w:r>
      <w:commentRangeStart w:id="702"/>
      <w:commentRangeStart w:id="703"/>
      <w:commentRangeStart w:id="704"/>
      <w:r w:rsidRPr="00CD3343">
        <w:rPr>
          <w:rFonts w:ascii="Times New Roman" w:hAnsi="Times New Roman" w:cs="Times New Roman"/>
        </w:rPr>
        <w:t>Primer-Sonden-Kombinationen gefunden</w:t>
      </w:r>
      <w:del w:id="705" w:author="Iris Bachmann" w:date="2023-01-18T13:24:00Z">
        <w:r w:rsidRPr="00CD3343" w:rsidDel="00C33F8D">
          <w:rPr>
            <w:rFonts w:ascii="Times New Roman" w:hAnsi="Times New Roman" w:cs="Times New Roman"/>
          </w:rPr>
          <w:delText xml:space="preserve"> werden</w:delText>
        </w:r>
      </w:del>
      <w:r w:rsidRPr="00CD3343">
        <w:rPr>
          <w:rFonts w:ascii="Times New Roman" w:hAnsi="Times New Roman" w:cs="Times New Roman"/>
        </w:rPr>
        <w:t>. Davon befanden sich 2 Kombinationen im Bereich zwischen 625</w:t>
      </w:r>
      <w:ins w:id="706" w:author="Iris Bachmann" w:date="2023-01-18T13:25:00Z">
        <w:r w:rsidR="00C33F8D">
          <w:rPr>
            <w:rFonts w:ascii="Times New Roman" w:hAnsi="Times New Roman" w:cs="Times New Roman"/>
          </w:rPr>
          <w:t xml:space="preserve"> </w:t>
        </w:r>
      </w:ins>
      <w:r w:rsidRPr="00CD3343">
        <w:rPr>
          <w:rFonts w:ascii="Times New Roman" w:hAnsi="Times New Roman" w:cs="Times New Roman"/>
        </w:rPr>
        <w:t>-</w:t>
      </w:r>
      <w:ins w:id="707" w:author="Iris Bachmann" w:date="2023-01-18T13:25:00Z">
        <w:r w:rsidR="00C33F8D">
          <w:rPr>
            <w:rFonts w:ascii="Times New Roman" w:hAnsi="Times New Roman" w:cs="Times New Roman"/>
          </w:rPr>
          <w:t xml:space="preserve"> </w:t>
        </w:r>
      </w:ins>
      <w:r w:rsidRPr="00CD3343">
        <w:rPr>
          <w:rFonts w:ascii="Times New Roman" w:hAnsi="Times New Roman" w:cs="Times New Roman"/>
        </w:rPr>
        <w:t xml:space="preserve">756 </w:t>
      </w:r>
      <w:del w:id="708" w:author="Iris Bachmann" w:date="2023-01-18T13:25:00Z">
        <w:r w:rsidRPr="00CD3343" w:rsidDel="00C33F8D">
          <w:rPr>
            <w:rFonts w:ascii="Times New Roman" w:hAnsi="Times New Roman" w:cs="Times New Roman"/>
          </w:rPr>
          <w:delText xml:space="preserve">Basenpaare </w:delText>
        </w:r>
      </w:del>
      <w:commentRangeStart w:id="709"/>
      <w:ins w:id="710" w:author="Iris Bachmann" w:date="2023-01-18T13:25:00Z">
        <w:r w:rsidR="00C33F8D">
          <w:rPr>
            <w:rFonts w:ascii="Times New Roman" w:hAnsi="Times New Roman" w:cs="Times New Roman"/>
          </w:rPr>
          <w:t>bp</w:t>
        </w:r>
        <w:commentRangeEnd w:id="709"/>
        <w:r w:rsidR="00C33F8D">
          <w:rPr>
            <w:rStyle w:val="Kommentarzeichen"/>
          </w:rPr>
          <w:commentReference w:id="709"/>
        </w:r>
        <w:r w:rsidR="00C33F8D" w:rsidRPr="00CD3343">
          <w:rPr>
            <w:rFonts w:ascii="Times New Roman" w:hAnsi="Times New Roman" w:cs="Times New Roman"/>
          </w:rPr>
          <w:t xml:space="preserve"> </w:t>
        </w:r>
      </w:ins>
      <w:r w:rsidRPr="00CD3343">
        <w:rPr>
          <w:rFonts w:ascii="Times New Roman" w:hAnsi="Times New Roman" w:cs="Times New Roman"/>
        </w:rPr>
        <w:t>und 8 im Bereich von 443</w:t>
      </w:r>
      <w:ins w:id="711" w:author="Iris Bachmann" w:date="2023-01-18T13:25:00Z">
        <w:r w:rsidR="00C33F8D">
          <w:rPr>
            <w:rFonts w:ascii="Times New Roman" w:hAnsi="Times New Roman" w:cs="Times New Roman"/>
          </w:rPr>
          <w:t xml:space="preserve"> </w:t>
        </w:r>
      </w:ins>
      <w:r w:rsidRPr="00CD3343">
        <w:rPr>
          <w:rFonts w:ascii="Times New Roman" w:hAnsi="Times New Roman" w:cs="Times New Roman"/>
        </w:rPr>
        <w:t>-</w:t>
      </w:r>
      <w:ins w:id="712" w:author="Iris Bachmann" w:date="2023-01-18T13:25:00Z">
        <w:r w:rsidR="00C33F8D">
          <w:rPr>
            <w:rFonts w:ascii="Times New Roman" w:hAnsi="Times New Roman" w:cs="Times New Roman"/>
          </w:rPr>
          <w:t xml:space="preserve"> </w:t>
        </w:r>
      </w:ins>
      <w:r w:rsidRPr="00CD3343">
        <w:rPr>
          <w:rFonts w:ascii="Times New Roman" w:hAnsi="Times New Roman" w:cs="Times New Roman"/>
        </w:rPr>
        <w:t xml:space="preserve">615 </w:t>
      </w:r>
      <w:del w:id="713" w:author="Iris Bachmann" w:date="2023-01-18T13:25:00Z">
        <w:r w:rsidRPr="00CD3343" w:rsidDel="00C33F8D">
          <w:rPr>
            <w:rFonts w:ascii="Times New Roman" w:hAnsi="Times New Roman" w:cs="Times New Roman"/>
          </w:rPr>
          <w:delText>Basenpaare</w:delText>
        </w:r>
      </w:del>
      <w:ins w:id="714" w:author="Iris Bachmann" w:date="2023-01-18T13:25:00Z">
        <w:r w:rsidR="00C33F8D">
          <w:rPr>
            <w:rFonts w:ascii="Times New Roman" w:hAnsi="Times New Roman" w:cs="Times New Roman"/>
          </w:rPr>
          <w:t>bp</w:t>
        </w:r>
      </w:ins>
      <w:r w:rsidRPr="00CD3343">
        <w:rPr>
          <w:rFonts w:ascii="Times New Roman" w:hAnsi="Times New Roman" w:cs="Times New Roman"/>
        </w:rPr>
        <w:t xml:space="preserve">. </w:t>
      </w:r>
      <w:commentRangeEnd w:id="702"/>
      <w:r w:rsidR="00F25337">
        <w:rPr>
          <w:rStyle w:val="Kommentarzeichen"/>
        </w:rPr>
        <w:commentReference w:id="702"/>
      </w:r>
      <w:commentRangeEnd w:id="703"/>
      <w:r w:rsidR="00F25337">
        <w:rPr>
          <w:rStyle w:val="Kommentarzeichen"/>
        </w:rPr>
        <w:commentReference w:id="703"/>
      </w:r>
      <w:commentRangeEnd w:id="704"/>
      <w:r w:rsidR="00F25337">
        <w:rPr>
          <w:rStyle w:val="Kommentarzeichen"/>
        </w:rPr>
        <w:commentReference w:id="704"/>
      </w:r>
      <w:del w:id="715" w:author="Iris Bachmann" w:date="2023-01-18T13:26:00Z">
        <w:r w:rsidRPr="00CD3343" w:rsidDel="00C33F8D">
          <w:rPr>
            <w:rFonts w:ascii="Times New Roman" w:hAnsi="Times New Roman" w:cs="Times New Roman"/>
          </w:rPr>
          <w:delText xml:space="preserve">Diese </w:delText>
        </w:r>
      </w:del>
      <w:ins w:id="716" w:author="Iris Bachmann" w:date="2023-01-18T13:26:00Z">
        <w:r w:rsidR="00C33F8D">
          <w:rPr>
            <w:rFonts w:ascii="Times New Roman" w:hAnsi="Times New Roman" w:cs="Times New Roman"/>
          </w:rPr>
          <w:t xml:space="preserve">Alle möglichen </w:t>
        </w:r>
        <w:proofErr w:type="spellStart"/>
        <w:r w:rsidR="00C33F8D">
          <w:rPr>
            <w:rFonts w:ascii="Times New Roman" w:hAnsi="Times New Roman" w:cs="Times New Roman"/>
          </w:rPr>
          <w:t>Kmobinationen</w:t>
        </w:r>
        <w:proofErr w:type="spellEnd"/>
        <w:r w:rsidR="00C33F8D" w:rsidRPr="00CD3343">
          <w:rPr>
            <w:rFonts w:ascii="Times New Roman" w:hAnsi="Times New Roman" w:cs="Times New Roman"/>
          </w:rPr>
          <w:t xml:space="preserve"> </w:t>
        </w:r>
      </w:ins>
      <w:r w:rsidRPr="00CD3343">
        <w:rPr>
          <w:rFonts w:ascii="Times New Roman" w:hAnsi="Times New Roman" w:cs="Times New Roman"/>
        </w:rPr>
        <w:t>wurden in</w:t>
      </w:r>
      <w:ins w:id="717" w:author="Iris Bachmann" w:date="2023-01-18T13:26:00Z">
        <w:r w:rsidR="00C33F8D">
          <w:rPr>
            <w:rFonts w:ascii="Times New Roman" w:hAnsi="Times New Roman" w:cs="Times New Roman"/>
          </w:rPr>
          <w:t xml:space="preserve"> einem Primer-Screening in</w:t>
        </w:r>
      </w:ins>
      <w:r w:rsidRPr="00CD3343">
        <w:rPr>
          <w:rFonts w:ascii="Times New Roman" w:hAnsi="Times New Roman" w:cs="Times New Roman"/>
        </w:rPr>
        <w:t xml:space="preserve"> einer Dreifachbestimmung (n=3) </w:t>
      </w:r>
      <w:del w:id="718" w:author="Iris Bachmann" w:date="2023-01-18T13:26:00Z">
        <w:r w:rsidRPr="00CD3343" w:rsidDel="00C33F8D">
          <w:rPr>
            <w:rFonts w:ascii="Times New Roman" w:hAnsi="Times New Roman" w:cs="Times New Roman"/>
          </w:rPr>
          <w:delText xml:space="preserve">nach Methode 2.3.2.1 </w:delText>
        </w:r>
      </w:del>
      <w:r w:rsidRPr="00CD3343">
        <w:rPr>
          <w:rFonts w:ascii="Times New Roman" w:hAnsi="Times New Roman" w:cs="Times New Roman"/>
        </w:rPr>
        <w:t>getestet</w:t>
      </w:r>
      <w:ins w:id="719" w:author="Iris Bachmann" w:date="2023-01-18T13:27:00Z">
        <w:r w:rsidR="00C33F8D">
          <w:rPr>
            <w:rFonts w:ascii="Times New Roman" w:hAnsi="Times New Roman" w:cs="Times New Roman"/>
          </w:rPr>
          <w:t xml:space="preserve"> (Abschnitt </w:t>
        </w:r>
      </w:ins>
      <w:ins w:id="720" w:author="Iris Bachmann" w:date="2023-01-18T13:26:00Z">
        <w:r w:rsidR="00C33F8D" w:rsidRPr="00CD3343">
          <w:rPr>
            <w:rFonts w:ascii="Times New Roman" w:hAnsi="Times New Roman" w:cs="Times New Roman"/>
          </w:rPr>
          <w:t>2.3.2.1</w:t>
        </w:r>
      </w:ins>
      <w:ins w:id="721" w:author="Iris Bachmann" w:date="2023-01-18T13:27:00Z">
        <w:r w:rsidR="00C33F8D">
          <w:rPr>
            <w:rFonts w:ascii="Times New Roman" w:hAnsi="Times New Roman" w:cs="Times New Roman"/>
          </w:rPr>
          <w:t>)</w:t>
        </w:r>
        <w:r w:rsidR="0012128F">
          <w:rPr>
            <w:rFonts w:ascii="Times New Roman" w:hAnsi="Times New Roman" w:cs="Times New Roman"/>
          </w:rPr>
          <w:t xml:space="preserve"> und in </w:t>
        </w:r>
        <w:commentRangeStart w:id="722"/>
        <w:r w:rsidR="0012128F">
          <w:rPr>
            <w:rFonts w:ascii="Times New Roman" w:hAnsi="Times New Roman" w:cs="Times New Roman"/>
          </w:rPr>
          <w:t xml:space="preserve">Abbildung </w:t>
        </w:r>
        <w:proofErr w:type="spellStart"/>
        <w:r w:rsidR="0012128F">
          <w:rPr>
            <w:rFonts w:ascii="Times New Roman" w:hAnsi="Times New Roman" w:cs="Times New Roman"/>
          </w:rPr>
          <w:t>xyz</w:t>
        </w:r>
        <w:proofErr w:type="spellEnd"/>
        <w:r w:rsidR="0012128F">
          <w:rPr>
            <w:rFonts w:ascii="Times New Roman" w:hAnsi="Times New Roman" w:cs="Times New Roman"/>
          </w:rPr>
          <w:t xml:space="preserve"> </w:t>
        </w:r>
        <w:commentRangeEnd w:id="722"/>
        <w:r w:rsidR="0012128F">
          <w:rPr>
            <w:rStyle w:val="Kommentarzeichen"/>
          </w:rPr>
          <w:commentReference w:id="722"/>
        </w:r>
        <w:r w:rsidR="0012128F">
          <w:rPr>
            <w:rFonts w:ascii="Times New Roman" w:hAnsi="Times New Roman" w:cs="Times New Roman"/>
          </w:rPr>
          <w:t>zusammengefasst</w:t>
        </w:r>
      </w:ins>
      <w:del w:id="723" w:author="Iris Bachmann" w:date="2023-01-18T13:27:00Z">
        <w:r w:rsidRPr="00CD3343" w:rsidDel="0012128F">
          <w:rPr>
            <w:rFonts w:ascii="Times New Roman" w:hAnsi="Times New Roman" w:cs="Times New Roman"/>
          </w:rPr>
          <w:delText xml:space="preserve">. </w:delText>
        </w:r>
      </w:del>
      <w:ins w:id="724" w:author="Iris Bachmann" w:date="2023-01-18T13:28:00Z">
        <w:r w:rsidR="0012128F">
          <w:rPr>
            <w:rFonts w:ascii="Times New Roman" w:hAnsi="Times New Roman" w:cs="Times New Roman"/>
          </w:rPr>
          <w:t xml:space="preserve">… Daten kurz beschreiben und zusammenfassen. </w:t>
        </w:r>
      </w:ins>
      <w:del w:id="725" w:author="Iris Bachmann" w:date="2023-01-18T13:28:00Z">
        <w:r w:rsidRPr="00CD3343" w:rsidDel="0012128F">
          <w:rPr>
            <w:rFonts w:ascii="Times New Roman" w:hAnsi="Times New Roman" w:cs="Times New Roman"/>
          </w:rPr>
          <w:delText>Dabei zeigte d</w:delText>
        </w:r>
      </w:del>
      <w:ins w:id="726" w:author="Iris Bachmann" w:date="2023-01-18T13:28:00Z">
        <w:r w:rsidR="0012128F">
          <w:rPr>
            <w:rFonts w:ascii="Times New Roman" w:hAnsi="Times New Roman" w:cs="Times New Roman"/>
          </w:rPr>
          <w:t>D</w:t>
        </w:r>
      </w:ins>
      <w:r w:rsidRPr="00CD3343">
        <w:rPr>
          <w:rFonts w:ascii="Times New Roman" w:hAnsi="Times New Roman" w:cs="Times New Roman"/>
        </w:rPr>
        <w:t>as Primer-Sonden-Paar</w:t>
      </w:r>
      <w:del w:id="727" w:author="Iris Bachmann" w:date="2023-01-18T13:28:00Z">
        <w:r w:rsidRPr="00CD3343" w:rsidDel="0012128F">
          <w:rPr>
            <w:rFonts w:ascii="Times New Roman" w:hAnsi="Times New Roman" w:cs="Times New Roman"/>
          </w:rPr>
          <w:delText xml:space="preserve">, </w:delText>
        </w:r>
      </w:del>
      <w:ins w:id="728" w:author="Iris Bachmann" w:date="2023-01-18T13:28:00Z">
        <w:r w:rsidR="0012128F">
          <w:rPr>
            <w:rFonts w:ascii="Times New Roman" w:hAnsi="Times New Roman" w:cs="Times New Roman"/>
          </w:rPr>
          <w:t xml:space="preserve"> </w:t>
        </w:r>
        <w:proofErr w:type="spellStart"/>
        <w:r w:rsidR="0012128F">
          <w:rPr>
            <w:rFonts w:ascii="Times New Roman" w:hAnsi="Times New Roman" w:cs="Times New Roman"/>
          </w:rPr>
          <w:t>xyz</w:t>
        </w:r>
        <w:proofErr w:type="spellEnd"/>
        <w:r w:rsidR="0012128F" w:rsidRPr="00CD3343">
          <w:rPr>
            <w:rFonts w:ascii="Times New Roman" w:hAnsi="Times New Roman" w:cs="Times New Roman"/>
          </w:rPr>
          <w:t xml:space="preserve"> </w:t>
        </w:r>
      </w:ins>
      <w:del w:id="729" w:author="Iris Bachmann" w:date="2023-01-18T13:28:00Z">
        <w:r w:rsidRPr="00CD3343" w:rsidDel="0012128F">
          <w:rPr>
            <w:rFonts w:ascii="Times New Roman" w:hAnsi="Times New Roman" w:cs="Times New Roman"/>
          </w:rPr>
          <w:delText>welches in</w:delText>
        </w:r>
      </w:del>
      <w:ins w:id="730" w:author="Iris Bachmann" w:date="2023-01-18T13:28:00Z">
        <w:r w:rsidR="0012128F">
          <w:rPr>
            <w:rFonts w:ascii="Times New Roman" w:hAnsi="Times New Roman" w:cs="Times New Roman"/>
          </w:rPr>
          <w:t>(</w:t>
        </w:r>
      </w:ins>
      <w:del w:id="731" w:author="Iris Bachmann" w:date="2023-01-18T13:28:00Z">
        <w:r w:rsidRPr="00CD3343" w:rsidDel="0012128F">
          <w:rPr>
            <w:rFonts w:ascii="Times New Roman" w:hAnsi="Times New Roman" w:cs="Times New Roman"/>
          </w:rPr>
          <w:delText xml:space="preserve"> </w:delText>
        </w:r>
      </w:del>
      <w:r w:rsidRPr="00CD3343">
        <w:rPr>
          <w:rFonts w:ascii="Times New Roman" w:hAnsi="Times New Roman" w:cs="Times New Roman"/>
        </w:rPr>
        <w:t>Tabelle 7</w:t>
      </w:r>
      <w:ins w:id="732" w:author="Iris Bachmann" w:date="2023-01-18T13:28:00Z">
        <w:r w:rsidR="0012128F">
          <w:rPr>
            <w:rFonts w:ascii="Times New Roman" w:hAnsi="Times New Roman" w:cs="Times New Roman"/>
          </w:rPr>
          <w:t>)</w:t>
        </w:r>
      </w:ins>
      <w:del w:id="733" w:author="Iris Bachmann" w:date="2023-01-18T13:28:00Z">
        <w:r w:rsidRPr="00CD3343" w:rsidDel="0012128F">
          <w:rPr>
            <w:rFonts w:ascii="Times New Roman" w:hAnsi="Times New Roman" w:cs="Times New Roman"/>
          </w:rPr>
          <w:delText xml:space="preserve"> beschrieben ist, </w:delText>
        </w:r>
      </w:del>
      <w:ins w:id="734" w:author="Iris Bachmann" w:date="2023-01-18T13:28:00Z">
        <w:r w:rsidR="0012128F">
          <w:rPr>
            <w:rFonts w:ascii="Times New Roman" w:hAnsi="Times New Roman" w:cs="Times New Roman"/>
          </w:rPr>
          <w:t xml:space="preserve">zeigte </w:t>
        </w:r>
      </w:ins>
      <w:commentRangeStart w:id="735"/>
      <w:r w:rsidRPr="00CD3343">
        <w:rPr>
          <w:rFonts w:ascii="Times New Roman" w:hAnsi="Times New Roman" w:cs="Times New Roman"/>
        </w:rPr>
        <w:t xml:space="preserve">die besten </w:t>
      </w:r>
      <w:commentRangeEnd w:id="735"/>
      <w:r w:rsidR="0012128F">
        <w:rPr>
          <w:rStyle w:val="Kommentarzeichen"/>
        </w:rPr>
        <w:commentReference w:id="735"/>
      </w:r>
      <w:r w:rsidRPr="00CD3343">
        <w:rPr>
          <w:rFonts w:ascii="Times New Roman" w:hAnsi="Times New Roman" w:cs="Times New Roman"/>
        </w:rPr>
        <w:t xml:space="preserve">Ergebnisse. </w:t>
      </w:r>
      <w:del w:id="736" w:author="Iris Bachmann" w:date="2023-01-18T13:29:00Z">
        <w:r w:rsidRPr="00CD3343" w:rsidDel="0012128F">
          <w:rPr>
            <w:rFonts w:ascii="Times New Roman" w:hAnsi="Times New Roman" w:cs="Times New Roman"/>
          </w:rPr>
          <w:delText xml:space="preserve">Dieses </w:delText>
        </w:r>
      </w:del>
      <w:ins w:id="737" w:author="Iris Bachmann" w:date="2023-01-18T13:29:00Z">
        <w:r w:rsidR="0012128F" w:rsidRPr="00CD3343">
          <w:rPr>
            <w:rFonts w:ascii="Times New Roman" w:hAnsi="Times New Roman" w:cs="Times New Roman"/>
          </w:rPr>
          <w:t>Diese</w:t>
        </w:r>
        <w:r w:rsidR="0012128F">
          <w:rPr>
            <w:rFonts w:ascii="Times New Roman" w:hAnsi="Times New Roman" w:cs="Times New Roman"/>
          </w:rPr>
          <w:t xml:space="preserve"> Kombination wurde als</w:t>
        </w:r>
        <w:r w:rsidR="0012128F" w:rsidRPr="00CD3343">
          <w:rPr>
            <w:rFonts w:ascii="Times New Roman" w:hAnsi="Times New Roman" w:cs="Times New Roman"/>
          </w:rPr>
          <w:t xml:space="preserve"> </w:t>
        </w:r>
      </w:ins>
      <w:r w:rsidRPr="00CD3343">
        <w:rPr>
          <w:rFonts w:ascii="Times New Roman" w:hAnsi="Times New Roman" w:cs="Times New Roman"/>
        </w:rPr>
        <w:t xml:space="preserve">Primer-Sonden-Set wurde für alle weiteren </w:t>
      </w:r>
      <w:ins w:id="738" w:author="Iris Bachmann" w:date="2023-01-18T13:29:00Z">
        <w:r w:rsidR="0012128F">
          <w:rPr>
            <w:rFonts w:ascii="Times New Roman" w:hAnsi="Times New Roman" w:cs="Times New Roman"/>
          </w:rPr>
          <w:t>RT!!!-</w:t>
        </w:r>
      </w:ins>
      <w:commentRangeStart w:id="739"/>
      <w:del w:id="740" w:author="Iris Bachmann" w:date="2023-01-18T13:30:00Z">
        <w:r w:rsidRPr="00CD3343" w:rsidDel="0012128F">
          <w:rPr>
            <w:rFonts w:ascii="Times New Roman" w:hAnsi="Times New Roman" w:cs="Times New Roman"/>
          </w:rPr>
          <w:delText>Rekombinase Polymerase Amplifikationen</w:delText>
        </w:r>
      </w:del>
      <w:ins w:id="741" w:author="Iris Bachmann" w:date="2023-01-18T13:30:00Z">
        <w:r w:rsidR="0012128F">
          <w:rPr>
            <w:rFonts w:ascii="Times New Roman" w:hAnsi="Times New Roman" w:cs="Times New Roman"/>
          </w:rPr>
          <w:t>RPA</w:t>
        </w:r>
      </w:ins>
      <w:r w:rsidRPr="00CD3343">
        <w:rPr>
          <w:rFonts w:ascii="Times New Roman" w:hAnsi="Times New Roman" w:cs="Times New Roman"/>
        </w:rPr>
        <w:t xml:space="preserve"> </w:t>
      </w:r>
      <w:commentRangeEnd w:id="739"/>
      <w:r w:rsidR="0012128F">
        <w:rPr>
          <w:rStyle w:val="Kommentarzeichen"/>
        </w:rPr>
        <w:commentReference w:id="739"/>
      </w:r>
      <w:r w:rsidRPr="00CD3343">
        <w:rPr>
          <w:rFonts w:ascii="Times New Roman" w:hAnsi="Times New Roman" w:cs="Times New Roman"/>
        </w:rPr>
        <w:t xml:space="preserve">innerhalb </w:t>
      </w:r>
      <w:del w:id="742" w:author="Iris Bachmann" w:date="2023-01-18T13:30:00Z">
        <w:r w:rsidRPr="00CD3343" w:rsidDel="0012128F">
          <w:rPr>
            <w:rFonts w:ascii="Times New Roman" w:hAnsi="Times New Roman" w:cs="Times New Roman"/>
          </w:rPr>
          <w:delText xml:space="preserve">dieses </w:delText>
        </w:r>
      </w:del>
      <w:ins w:id="743" w:author="Iris Bachmann" w:date="2023-01-18T13:30:00Z">
        <w:r w:rsidR="0012128F" w:rsidRPr="00CD3343">
          <w:rPr>
            <w:rFonts w:ascii="Times New Roman" w:hAnsi="Times New Roman" w:cs="Times New Roman"/>
          </w:rPr>
          <w:t>diese</w:t>
        </w:r>
        <w:r w:rsidR="0012128F">
          <w:rPr>
            <w:rFonts w:ascii="Times New Roman" w:hAnsi="Times New Roman" w:cs="Times New Roman"/>
          </w:rPr>
          <w:t>r</w:t>
        </w:r>
        <w:r w:rsidR="0012128F" w:rsidRPr="00CD3343">
          <w:rPr>
            <w:rFonts w:ascii="Times New Roman" w:hAnsi="Times New Roman" w:cs="Times New Roman"/>
          </w:rPr>
          <w:t xml:space="preserve"> </w:t>
        </w:r>
      </w:ins>
      <w:del w:id="744" w:author="Iris Bachmann" w:date="2023-01-18T13:30:00Z">
        <w:r w:rsidRPr="00CD3343" w:rsidDel="0012128F">
          <w:rPr>
            <w:rFonts w:ascii="Times New Roman" w:hAnsi="Times New Roman" w:cs="Times New Roman"/>
          </w:rPr>
          <w:delText xml:space="preserve">Abschnitts </w:delText>
        </w:r>
      </w:del>
      <w:ins w:id="745" w:author="Iris Bachmann" w:date="2023-01-18T13:30:00Z">
        <w:r w:rsidR="0012128F" w:rsidRPr="00CD3343">
          <w:rPr>
            <w:rFonts w:ascii="Times New Roman" w:hAnsi="Times New Roman" w:cs="Times New Roman"/>
          </w:rPr>
          <w:t>A</w:t>
        </w:r>
        <w:r w:rsidR="0012128F">
          <w:rPr>
            <w:rFonts w:ascii="Times New Roman" w:hAnsi="Times New Roman" w:cs="Times New Roman"/>
          </w:rPr>
          <w:t>rbeit</w:t>
        </w:r>
        <w:r w:rsidR="0012128F" w:rsidRPr="00CD3343">
          <w:rPr>
            <w:rFonts w:ascii="Times New Roman" w:hAnsi="Times New Roman" w:cs="Times New Roman"/>
          </w:rPr>
          <w:t xml:space="preserve"> </w:t>
        </w:r>
      </w:ins>
      <w:r w:rsidRPr="00CD3343">
        <w:rPr>
          <w:rFonts w:ascii="Times New Roman" w:hAnsi="Times New Roman" w:cs="Times New Roman"/>
        </w:rPr>
        <w:t xml:space="preserve">verwendet. Der </w:t>
      </w:r>
      <w:ins w:id="746" w:author="Iris Bachmann" w:date="2023-01-18T13:30:00Z">
        <w:r w:rsidR="0012128F">
          <w:rPr>
            <w:rFonts w:ascii="Times New Roman" w:hAnsi="Times New Roman" w:cs="Times New Roman"/>
          </w:rPr>
          <w:t xml:space="preserve">RT-RPA </w:t>
        </w:r>
      </w:ins>
      <w:r w:rsidRPr="00CD3343">
        <w:rPr>
          <w:rFonts w:ascii="Times New Roman" w:hAnsi="Times New Roman" w:cs="Times New Roman"/>
        </w:rPr>
        <w:t xml:space="preserve">Amplifikationsbereich liegt dabei zwischen </w:t>
      </w:r>
      <w:commentRangeStart w:id="747"/>
      <w:r w:rsidRPr="00CD3343">
        <w:rPr>
          <w:rFonts w:ascii="Times New Roman" w:hAnsi="Times New Roman" w:cs="Times New Roman"/>
        </w:rPr>
        <w:t>625 und 749 Basenpaaren</w:t>
      </w:r>
      <w:commentRangeEnd w:id="747"/>
      <w:r w:rsidR="0012128F">
        <w:rPr>
          <w:rStyle w:val="Kommentarzeichen"/>
        </w:rPr>
        <w:commentReference w:id="747"/>
      </w:r>
      <w:r w:rsidRPr="00CD3343">
        <w:rPr>
          <w:rFonts w:ascii="Times New Roman" w:hAnsi="Times New Roman" w:cs="Times New Roman"/>
        </w:rPr>
        <w:t>.</w:t>
      </w:r>
    </w:p>
    <w:p w14:paraId="5A5BE4DD" w14:textId="1267E65A" w:rsidR="00EA648F" w:rsidRPr="00CD3343" w:rsidRDefault="005B3616" w:rsidP="00B43B35">
      <w:pPr>
        <w:spacing w:line="360" w:lineRule="auto"/>
        <w:jc w:val="both"/>
        <w:rPr>
          <w:rFonts w:ascii="Times New Roman" w:hAnsi="Times New Roman" w:cs="Times New Roman"/>
          <w:b/>
        </w:rPr>
      </w:pPr>
      <w:del w:id="748" w:author="Gregory Dame" w:date="2023-01-06T11:52:00Z">
        <w:r w:rsidRPr="00CD3343" w:rsidDel="00F25337">
          <w:rPr>
            <w:rFonts w:ascii="Times New Roman" w:hAnsi="Times New Roman" w:cs="Times New Roman"/>
            <w:b/>
          </w:rPr>
          <w:delText xml:space="preserve"> </w:delText>
        </w:r>
      </w:del>
      <w:r w:rsidRPr="00CD3343">
        <w:rPr>
          <w:rFonts w:ascii="Times New Roman" w:hAnsi="Times New Roman" w:cs="Times New Roman"/>
          <w:b/>
        </w:rPr>
        <w:t>3.1.2 Herstellung der Influenza B Virus Standard-RNA</w:t>
      </w:r>
      <w:del w:id="749" w:author="Iris Bachmann" w:date="2023-01-18T13:31:00Z">
        <w:r w:rsidRPr="00CD3343" w:rsidDel="0012128F">
          <w:rPr>
            <w:rFonts w:ascii="Times New Roman" w:hAnsi="Times New Roman" w:cs="Times New Roman"/>
            <w:b/>
          </w:rPr>
          <w:delText xml:space="preserve"> </w:delText>
        </w:r>
      </w:del>
    </w:p>
    <w:p w14:paraId="5856B810" w14:textId="4474644E" w:rsidR="0012128F" w:rsidRDefault="0012128F" w:rsidP="00B43B35">
      <w:pPr>
        <w:spacing w:line="360" w:lineRule="auto"/>
        <w:jc w:val="both"/>
        <w:rPr>
          <w:ins w:id="750" w:author="Iris Bachmann" w:date="2023-01-18T13:32:00Z"/>
          <w:rFonts w:ascii="Times New Roman" w:hAnsi="Times New Roman" w:cs="Times New Roman"/>
        </w:rPr>
      </w:pPr>
      <w:ins w:id="751" w:author="Iris Bachmann" w:date="2023-01-18T13:32:00Z">
        <w:r>
          <w:rPr>
            <w:rFonts w:ascii="Times New Roman" w:hAnsi="Times New Roman" w:cs="Times New Roman"/>
          </w:rPr>
          <w:t>Zur Vergleichbarkeit der RT-PCR und der RT-RPA</w:t>
        </w:r>
      </w:ins>
      <w:ins w:id="752" w:author="Iris Bachmann" w:date="2023-01-18T13:33:00Z">
        <w:r>
          <w:rPr>
            <w:rFonts w:ascii="Times New Roman" w:hAnsi="Times New Roman" w:cs="Times New Roman"/>
          </w:rPr>
          <w:t xml:space="preserve"> bzw. variierender Parameter innerhalb einer Methode</w:t>
        </w:r>
      </w:ins>
      <w:ins w:id="753" w:author="Iris Bachmann" w:date="2023-01-18T13:32:00Z">
        <w:r>
          <w:rPr>
            <w:rFonts w:ascii="Times New Roman" w:hAnsi="Times New Roman" w:cs="Times New Roman"/>
          </w:rPr>
          <w:t xml:space="preserve"> wurde</w:t>
        </w:r>
      </w:ins>
      <w:ins w:id="754" w:author="Iris Bachmann" w:date="2023-01-18T13:33:00Z">
        <w:r>
          <w:rPr>
            <w:rFonts w:ascii="Times New Roman" w:hAnsi="Times New Roman" w:cs="Times New Roman"/>
          </w:rPr>
          <w:t xml:space="preserve"> ein … hergestellt.</w:t>
        </w:r>
      </w:ins>
    </w:p>
    <w:p w14:paraId="1FD3E2AF" w14:textId="59EE79E3" w:rsidR="00B5710A" w:rsidRPr="00CD3343" w:rsidRDefault="005B3616" w:rsidP="00B43B35">
      <w:pPr>
        <w:spacing w:line="360" w:lineRule="auto"/>
        <w:jc w:val="both"/>
        <w:rPr>
          <w:rFonts w:ascii="Times New Roman" w:hAnsi="Times New Roman" w:cs="Times New Roman"/>
        </w:rPr>
      </w:pPr>
      <w:commentRangeStart w:id="755"/>
      <w:del w:id="756" w:author="Iris Bachmann" w:date="2023-01-18T13:33:00Z">
        <w:r w:rsidRPr="00CD3343" w:rsidDel="0012128F">
          <w:rPr>
            <w:rFonts w:ascii="Times New Roman" w:hAnsi="Times New Roman" w:cs="Times New Roman"/>
          </w:rPr>
          <w:delText>Um</w:delText>
        </w:r>
        <w:commentRangeEnd w:id="755"/>
        <w:r w:rsidR="00F25337" w:rsidDel="0012128F">
          <w:rPr>
            <w:rStyle w:val="Kommentarzeichen"/>
          </w:rPr>
          <w:commentReference w:id="755"/>
        </w:r>
        <w:r w:rsidRPr="00CD3343" w:rsidDel="0012128F">
          <w:rPr>
            <w:rFonts w:ascii="Times New Roman" w:hAnsi="Times New Roman" w:cs="Times New Roman"/>
          </w:rPr>
          <w:delText xml:space="preserve"> verschiedene Nukleinsäure-Amplifikationsverfahren durchführen und vergleichen zu können, war es nötig, standardisierte Virus-RNA mit einer definierten Konzentration herzustellen. </w:delText>
        </w:r>
      </w:del>
      <w:r w:rsidRPr="00CD3343">
        <w:rPr>
          <w:rFonts w:ascii="Times New Roman" w:hAnsi="Times New Roman" w:cs="Times New Roman"/>
        </w:rPr>
        <w:t xml:space="preserve">Dabei diente ein DNA-Plasmid mit </w:t>
      </w:r>
      <w:ins w:id="757" w:author="Gregory Dame" w:date="2023-01-06T11:54:00Z">
        <w:r w:rsidR="00F25337">
          <w:rPr>
            <w:rFonts w:ascii="Times New Roman" w:hAnsi="Times New Roman" w:cs="Times New Roman"/>
          </w:rPr>
          <w:t xml:space="preserve">einer inserierten </w:t>
        </w:r>
      </w:ins>
      <w:del w:id="758" w:author="Gregory Dame" w:date="2023-01-06T11:54:00Z">
        <w:r w:rsidRPr="00CD3343" w:rsidDel="00F25337">
          <w:rPr>
            <w:rFonts w:ascii="Times New Roman" w:hAnsi="Times New Roman" w:cs="Times New Roman"/>
          </w:rPr>
          <w:delText xml:space="preserve">der entsprechenden </w:delText>
        </w:r>
      </w:del>
      <w:r w:rsidRPr="00CD3343">
        <w:rPr>
          <w:rFonts w:ascii="Times New Roman" w:hAnsi="Times New Roman" w:cs="Times New Roman"/>
        </w:rPr>
        <w:t xml:space="preserve">Virus-Sequenz als Ausgangsmaterial. Dieses wurde in </w:t>
      </w:r>
      <w:r w:rsidRPr="00F25337">
        <w:rPr>
          <w:rFonts w:ascii="Times New Roman" w:hAnsi="Times New Roman" w:cs="Times New Roman"/>
          <w:i/>
          <w:iCs/>
          <w:rPrChange w:id="759" w:author="Gregory Dame" w:date="2023-01-06T11:55:00Z">
            <w:rPr>
              <w:rFonts w:ascii="Times New Roman" w:hAnsi="Times New Roman" w:cs="Times New Roman"/>
            </w:rPr>
          </w:rPrChange>
        </w:rPr>
        <w:t xml:space="preserve">E. coli </w:t>
      </w:r>
      <w:r w:rsidRPr="00CD3343">
        <w:rPr>
          <w:rFonts w:ascii="Times New Roman" w:hAnsi="Times New Roman" w:cs="Times New Roman"/>
        </w:rPr>
        <w:t xml:space="preserve">transformiert, durch Kultivierung vermehrt und anschließend mittels verschiedener Methoden zur </w:t>
      </w:r>
      <w:commentRangeStart w:id="760"/>
      <w:r w:rsidRPr="00CD3343">
        <w:rPr>
          <w:rFonts w:ascii="Times New Roman" w:hAnsi="Times New Roman" w:cs="Times New Roman"/>
        </w:rPr>
        <w:t>gewünschten</w:t>
      </w:r>
      <w:commentRangeEnd w:id="760"/>
      <w:r w:rsidR="00251BCA">
        <w:rPr>
          <w:rStyle w:val="Kommentarzeichen"/>
        </w:rPr>
        <w:commentReference w:id="760"/>
      </w:r>
      <w:r w:rsidRPr="00CD3343">
        <w:rPr>
          <w:rFonts w:ascii="Times New Roman" w:hAnsi="Times New Roman" w:cs="Times New Roman"/>
        </w:rPr>
        <w:t xml:space="preserve"> Virus-RNA transkribiert</w:t>
      </w:r>
      <w:ins w:id="761" w:author="Iris Bachmann" w:date="2023-01-18T13:34:00Z">
        <w:r w:rsidR="0012128F">
          <w:rPr>
            <w:rFonts w:ascii="Times New Roman" w:hAnsi="Times New Roman" w:cs="Times New Roman"/>
          </w:rPr>
          <w:t xml:space="preserve"> </w:t>
        </w:r>
        <w:commentRangeStart w:id="762"/>
        <w:r w:rsidR="0012128F">
          <w:rPr>
            <w:rFonts w:ascii="Times New Roman" w:hAnsi="Times New Roman" w:cs="Times New Roman"/>
          </w:rPr>
          <w:t>(Abschnitte a – c)</w:t>
        </w:r>
      </w:ins>
      <w:commentRangeEnd w:id="762"/>
      <w:ins w:id="763" w:author="Iris Bachmann" w:date="2023-01-18T13:35:00Z">
        <w:r w:rsidR="0012128F">
          <w:rPr>
            <w:rStyle w:val="Kommentarzeichen"/>
          </w:rPr>
          <w:commentReference w:id="762"/>
        </w:r>
      </w:ins>
      <w:r w:rsidRPr="00CD3343">
        <w:rPr>
          <w:rFonts w:ascii="Times New Roman" w:hAnsi="Times New Roman" w:cs="Times New Roman"/>
        </w:rPr>
        <w:t xml:space="preserve">. </w:t>
      </w:r>
    </w:p>
    <w:p w14:paraId="49356848" w14:textId="12A8FD5C" w:rsidR="00B5710A" w:rsidRPr="00CD3343" w:rsidRDefault="005B3616" w:rsidP="00B43B35">
      <w:pPr>
        <w:spacing w:line="360" w:lineRule="auto"/>
        <w:jc w:val="both"/>
        <w:rPr>
          <w:rFonts w:ascii="Times New Roman" w:hAnsi="Times New Roman" w:cs="Times New Roman"/>
        </w:rPr>
      </w:pPr>
      <w:commentRangeStart w:id="764"/>
      <w:commentRangeStart w:id="765"/>
      <w:r w:rsidRPr="00CD3343">
        <w:rPr>
          <w:rFonts w:ascii="Times New Roman" w:hAnsi="Times New Roman" w:cs="Times New Roman"/>
        </w:rPr>
        <w:t xml:space="preserve">Da für das Influenza B Virus innerhalb der Arbeitsgruppe schon </w:t>
      </w:r>
      <w:ins w:id="766" w:author="Iris Bachmann" w:date="2023-01-18T14:13:00Z">
        <w:r w:rsidR="00251BCA">
          <w:rPr>
            <w:rFonts w:ascii="Times New Roman" w:hAnsi="Times New Roman" w:cs="Times New Roman"/>
          </w:rPr>
          <w:t xml:space="preserve">ein </w:t>
        </w:r>
      </w:ins>
      <w:del w:id="767" w:author="Iris Bachmann" w:date="2023-01-18T14:11:00Z">
        <w:r w:rsidRPr="00CD3343" w:rsidDel="00251BCA">
          <w:rPr>
            <w:rFonts w:ascii="Times New Roman" w:hAnsi="Times New Roman" w:cs="Times New Roman"/>
          </w:rPr>
          <w:delText xml:space="preserve">eine transformierte </w:delText>
        </w:r>
        <w:commentRangeStart w:id="768"/>
        <w:r w:rsidRPr="00CD3343" w:rsidDel="00251BCA">
          <w:rPr>
            <w:rFonts w:ascii="Times New Roman" w:hAnsi="Times New Roman" w:cs="Times New Roman"/>
          </w:rPr>
          <w:delText>Bakterienkolonie</w:delText>
        </w:r>
        <w:commentRangeEnd w:id="768"/>
        <w:r w:rsidR="00F25337" w:rsidDel="00251BCA">
          <w:rPr>
            <w:rStyle w:val="Kommentarzeichen"/>
          </w:rPr>
          <w:commentReference w:id="768"/>
        </w:r>
        <w:r w:rsidRPr="00CD3343" w:rsidDel="00251BCA">
          <w:rPr>
            <w:rFonts w:ascii="Times New Roman" w:hAnsi="Times New Roman" w:cs="Times New Roman"/>
          </w:rPr>
          <w:delText xml:space="preserve"> </w:delText>
        </w:r>
      </w:del>
      <w:ins w:id="769" w:author="Iris Bachmann" w:date="2023-01-18T14:12:00Z">
        <w:r w:rsidR="00251BCA">
          <w:rPr>
            <w:rFonts w:ascii="Times New Roman" w:hAnsi="Times New Roman" w:cs="Times New Roman"/>
          </w:rPr>
          <w:t>Plasmid exprimierender</w:t>
        </w:r>
      </w:ins>
      <w:ins w:id="770" w:author="Iris Bachmann" w:date="2023-01-18T14:11:00Z">
        <w:r w:rsidR="00251BCA">
          <w:rPr>
            <w:rFonts w:ascii="Times New Roman" w:hAnsi="Times New Roman" w:cs="Times New Roman"/>
          </w:rPr>
          <w:t xml:space="preserve"> Stamm/ G</w:t>
        </w:r>
      </w:ins>
      <w:ins w:id="771" w:author="Iris Bachmann" w:date="2023-01-18T14:12:00Z">
        <w:r w:rsidR="00251BCA">
          <w:rPr>
            <w:rFonts w:ascii="Times New Roman" w:hAnsi="Times New Roman" w:cs="Times New Roman"/>
          </w:rPr>
          <w:t xml:space="preserve">VO </w:t>
        </w:r>
      </w:ins>
      <w:r w:rsidRPr="00CD3343">
        <w:rPr>
          <w:rFonts w:ascii="Times New Roman" w:hAnsi="Times New Roman" w:cs="Times New Roman"/>
        </w:rPr>
        <w:t xml:space="preserve">vorhanden war, konnte direkt eine Kultivierung mit anschließender Plasmid-Extraktion </w:t>
      </w:r>
      <w:del w:id="772" w:author="Iris Bachmann" w:date="2023-01-18T14:12:00Z">
        <w:r w:rsidRPr="00CD3343" w:rsidDel="00251BCA">
          <w:rPr>
            <w:rFonts w:ascii="Times New Roman" w:hAnsi="Times New Roman" w:cs="Times New Roman"/>
          </w:rPr>
          <w:delText xml:space="preserve">nach beschriebener Methode </w:delText>
        </w:r>
      </w:del>
      <w:r w:rsidRPr="00CD3343">
        <w:rPr>
          <w:rFonts w:ascii="Times New Roman" w:hAnsi="Times New Roman" w:cs="Times New Roman"/>
        </w:rPr>
        <w:t>(</w:t>
      </w:r>
      <w:del w:id="773" w:author="Iris Bachmann" w:date="2023-01-18T14:12:00Z">
        <w:r w:rsidRPr="00CD3343" w:rsidDel="00251BCA">
          <w:rPr>
            <w:rFonts w:ascii="Times New Roman" w:hAnsi="Times New Roman" w:cs="Times New Roman"/>
          </w:rPr>
          <w:delText xml:space="preserve">siehe </w:delText>
        </w:r>
      </w:del>
      <w:r w:rsidRPr="00CD3343">
        <w:rPr>
          <w:rFonts w:ascii="Times New Roman" w:hAnsi="Times New Roman" w:cs="Times New Roman"/>
        </w:rPr>
        <w:t xml:space="preserve">Kapitel 2.2.2) erfolgen. </w:t>
      </w:r>
      <w:del w:id="774" w:author="Iris Bachmann" w:date="2023-01-18T14:12:00Z">
        <w:r w:rsidRPr="00CD3343" w:rsidDel="00251BCA">
          <w:rPr>
            <w:rFonts w:ascii="Times New Roman" w:hAnsi="Times New Roman" w:cs="Times New Roman"/>
          </w:rPr>
          <w:delText xml:space="preserve">Durch </w:delText>
        </w:r>
      </w:del>
      <w:ins w:id="775" w:author="Iris Bachmann" w:date="2023-01-18T14:12:00Z">
        <w:r w:rsidR="00251BCA">
          <w:rPr>
            <w:rFonts w:ascii="Times New Roman" w:hAnsi="Times New Roman" w:cs="Times New Roman"/>
          </w:rPr>
          <w:t>Mittels</w:t>
        </w:r>
        <w:r w:rsidR="00251BCA" w:rsidRPr="00CD3343">
          <w:rPr>
            <w:rFonts w:ascii="Times New Roman" w:hAnsi="Times New Roman" w:cs="Times New Roman"/>
          </w:rPr>
          <w:t xml:space="preserve"> </w:t>
        </w:r>
        <w:proofErr w:type="spellStart"/>
        <w:r w:rsidR="00251BCA">
          <w:rPr>
            <w:rFonts w:ascii="Times New Roman" w:hAnsi="Times New Roman" w:cs="Times New Roman"/>
          </w:rPr>
          <w:t>Sanger</w:t>
        </w:r>
      </w:ins>
      <w:del w:id="776" w:author="Iris Bachmann" w:date="2023-01-18T14:12:00Z">
        <w:r w:rsidRPr="00CD3343" w:rsidDel="00251BCA">
          <w:rPr>
            <w:rFonts w:ascii="Times New Roman" w:hAnsi="Times New Roman" w:cs="Times New Roman"/>
          </w:rPr>
          <w:delText xml:space="preserve">eine </w:delText>
        </w:r>
      </w:del>
      <w:r w:rsidRPr="00CD3343">
        <w:rPr>
          <w:rFonts w:ascii="Times New Roman" w:hAnsi="Times New Roman" w:cs="Times New Roman"/>
        </w:rPr>
        <w:t>Sequenzierung</w:t>
      </w:r>
      <w:proofErr w:type="spellEnd"/>
      <w:r w:rsidRPr="00CD3343">
        <w:rPr>
          <w:rFonts w:ascii="Times New Roman" w:hAnsi="Times New Roman" w:cs="Times New Roman"/>
        </w:rPr>
        <w:t xml:space="preserve"> (</w:t>
      </w:r>
      <w:commentRangeStart w:id="777"/>
      <w:del w:id="778" w:author="Iris Bachmann" w:date="2023-01-18T14:12:00Z">
        <w:r w:rsidRPr="00CD3343" w:rsidDel="00251BCA">
          <w:rPr>
            <w:rFonts w:ascii="Times New Roman" w:hAnsi="Times New Roman" w:cs="Times New Roman"/>
          </w:rPr>
          <w:delText xml:space="preserve">siehe </w:delText>
        </w:r>
      </w:del>
      <w:r w:rsidRPr="00CD3343">
        <w:rPr>
          <w:rFonts w:ascii="Times New Roman" w:hAnsi="Times New Roman" w:cs="Times New Roman"/>
        </w:rPr>
        <w:t>2.2.3</w:t>
      </w:r>
      <w:commentRangeEnd w:id="777"/>
      <w:r w:rsidR="00251BCA">
        <w:rPr>
          <w:rStyle w:val="Kommentarzeichen"/>
        </w:rPr>
        <w:commentReference w:id="777"/>
      </w:r>
      <w:r w:rsidRPr="00CD3343">
        <w:rPr>
          <w:rFonts w:ascii="Times New Roman" w:hAnsi="Times New Roman" w:cs="Times New Roman"/>
        </w:rPr>
        <w:t xml:space="preserve">) </w:t>
      </w:r>
      <w:commentRangeStart w:id="779"/>
      <w:r w:rsidRPr="00CD3343">
        <w:rPr>
          <w:rFonts w:ascii="Times New Roman" w:hAnsi="Times New Roman" w:cs="Times New Roman"/>
        </w:rPr>
        <w:t xml:space="preserve">konnten mögliche Sequenzfehler </w:t>
      </w:r>
      <w:commentRangeEnd w:id="779"/>
      <w:r w:rsidR="00251BCA">
        <w:rPr>
          <w:rStyle w:val="Kommentarzeichen"/>
        </w:rPr>
        <w:commentReference w:id="779"/>
      </w:r>
      <w:r w:rsidRPr="00CD3343">
        <w:rPr>
          <w:rFonts w:ascii="Times New Roman" w:hAnsi="Times New Roman" w:cs="Times New Roman"/>
        </w:rPr>
        <w:t>der extrahierten DNA ausgeschlossen werden.</w:t>
      </w:r>
      <w:commentRangeEnd w:id="764"/>
      <w:r w:rsidR="00F25337">
        <w:rPr>
          <w:rStyle w:val="Kommentarzeichen"/>
        </w:rPr>
        <w:commentReference w:id="764"/>
      </w:r>
      <w:commentRangeEnd w:id="765"/>
      <w:r w:rsidR="00F25337">
        <w:rPr>
          <w:rStyle w:val="Kommentarzeichen"/>
        </w:rPr>
        <w:commentReference w:id="765"/>
      </w:r>
    </w:p>
    <w:p w14:paraId="158794C8" w14:textId="790CD872" w:rsidR="00996795" w:rsidRPr="00CD3343" w:rsidRDefault="005B3616" w:rsidP="00B43B35">
      <w:pPr>
        <w:spacing w:line="360" w:lineRule="auto"/>
        <w:jc w:val="both"/>
        <w:rPr>
          <w:rFonts w:ascii="Times New Roman" w:hAnsi="Times New Roman" w:cs="Times New Roman"/>
        </w:rPr>
      </w:pPr>
      <w:commentRangeStart w:id="780"/>
      <w:r w:rsidRPr="00CD3343">
        <w:rPr>
          <w:rFonts w:ascii="Times New Roman" w:hAnsi="Times New Roman" w:cs="Times New Roman"/>
        </w:rPr>
        <w:t>Der anschließende Restriktionsverdau</w:t>
      </w:r>
      <w:ins w:id="781" w:author="Iris Bachmann" w:date="2023-01-18T14:14:00Z">
        <w:r w:rsidR="00251BCA">
          <w:rPr>
            <w:rFonts w:ascii="Times New Roman" w:hAnsi="Times New Roman" w:cs="Times New Roman"/>
          </w:rPr>
          <w:t xml:space="preserve"> mit …</w:t>
        </w:r>
        <w:proofErr w:type="spellStart"/>
        <w:r w:rsidR="00251BCA">
          <w:rPr>
            <w:rFonts w:ascii="Times New Roman" w:hAnsi="Times New Roman" w:cs="Times New Roman"/>
          </w:rPr>
          <w:t>abc</w:t>
        </w:r>
        <w:proofErr w:type="spellEnd"/>
        <w:r w:rsidR="00251BCA">
          <w:rPr>
            <w:rFonts w:ascii="Times New Roman" w:hAnsi="Times New Roman" w:cs="Times New Roman"/>
          </w:rPr>
          <w:t xml:space="preserve"> Enzym</w:t>
        </w:r>
      </w:ins>
      <w:r w:rsidRPr="00CD3343">
        <w:rPr>
          <w:rFonts w:ascii="Times New Roman" w:hAnsi="Times New Roman" w:cs="Times New Roman"/>
        </w:rPr>
        <w:t xml:space="preserve"> (</w:t>
      </w:r>
      <w:del w:id="782" w:author="Iris Bachmann" w:date="2023-01-18T14:15:00Z">
        <w:r w:rsidRPr="00CD3343" w:rsidDel="00251BCA">
          <w:rPr>
            <w:rFonts w:ascii="Times New Roman" w:hAnsi="Times New Roman" w:cs="Times New Roman"/>
          </w:rPr>
          <w:delText xml:space="preserve">siehe </w:delText>
        </w:r>
      </w:del>
      <w:r w:rsidRPr="00CD3343">
        <w:rPr>
          <w:rFonts w:ascii="Times New Roman" w:hAnsi="Times New Roman" w:cs="Times New Roman"/>
        </w:rPr>
        <w:t>Kapitel 2.2.4) diente dazu, da</w:t>
      </w:r>
      <w:ins w:id="783" w:author="Iris Bachmann" w:date="2023-01-18T14:15:00Z">
        <w:r w:rsidR="00251BCA">
          <w:rPr>
            <w:rFonts w:ascii="Times New Roman" w:hAnsi="Times New Roman" w:cs="Times New Roman"/>
          </w:rPr>
          <w:t>s</w:t>
        </w:r>
      </w:ins>
      <w:r w:rsidRPr="00CD3343">
        <w:rPr>
          <w:rFonts w:ascii="Times New Roman" w:hAnsi="Times New Roman" w:cs="Times New Roman"/>
        </w:rPr>
        <w:t xml:space="preserve">s </w:t>
      </w:r>
      <w:commentRangeStart w:id="784"/>
      <w:r w:rsidRPr="00CD3343">
        <w:rPr>
          <w:rFonts w:ascii="Times New Roman" w:hAnsi="Times New Roman" w:cs="Times New Roman"/>
        </w:rPr>
        <w:t xml:space="preserve">Plasmid </w:t>
      </w:r>
      <w:commentRangeEnd w:id="784"/>
      <w:r w:rsidR="00F25337">
        <w:rPr>
          <w:rStyle w:val="Kommentarzeichen"/>
        </w:rPr>
        <w:commentReference w:id="784"/>
      </w:r>
      <w:r w:rsidRPr="00CD3343">
        <w:rPr>
          <w:rFonts w:ascii="Times New Roman" w:hAnsi="Times New Roman" w:cs="Times New Roman"/>
        </w:rPr>
        <w:t>zu linearisieren</w:t>
      </w:r>
      <w:ins w:id="785" w:author="Iris Bachmann" w:date="2023-01-18T14:15:00Z">
        <w:r w:rsidR="00251BCA">
          <w:rPr>
            <w:rFonts w:ascii="Times New Roman" w:hAnsi="Times New Roman" w:cs="Times New Roman"/>
          </w:rPr>
          <w:t xml:space="preserve">, </w:t>
        </w:r>
      </w:ins>
      <w:ins w:id="786" w:author="Iris Bachmann" w:date="2023-01-18T14:19:00Z">
        <w:r w:rsidR="005455CD">
          <w:rPr>
            <w:rFonts w:ascii="Times New Roman" w:hAnsi="Times New Roman" w:cs="Times New Roman"/>
          </w:rPr>
          <w:t xml:space="preserve">in </w:t>
        </w:r>
        <w:proofErr w:type="spellStart"/>
        <w:r w:rsidR="005455CD">
          <w:rPr>
            <w:rFonts w:ascii="Times New Roman" w:hAnsi="Times New Roman" w:cs="Times New Roman"/>
          </w:rPr>
          <w:t>Vorbereitung</w:t>
        </w:r>
      </w:ins>
      <w:ins w:id="787" w:author="Gregory Dame" w:date="2023-01-06T12:12:00Z">
        <w:del w:id="788" w:author="Iris Bachmann" w:date="2023-01-18T14:15:00Z">
          <w:r w:rsidR="00F25337" w:rsidDel="00251BCA">
            <w:rPr>
              <w:rFonts w:ascii="Times New Roman" w:hAnsi="Times New Roman" w:cs="Times New Roman"/>
            </w:rPr>
            <w:delText xml:space="preserve">. </w:delText>
          </w:r>
        </w:del>
      </w:ins>
      <w:del w:id="789" w:author="Iris Bachmann" w:date="2023-01-18T14:15:00Z">
        <w:r w:rsidRPr="00CD3343" w:rsidDel="00251BCA">
          <w:rPr>
            <w:rFonts w:ascii="Times New Roman" w:hAnsi="Times New Roman" w:cs="Times New Roman"/>
          </w:rPr>
          <w:delText xml:space="preserve"> </w:delText>
        </w:r>
      </w:del>
      <w:del w:id="790" w:author="Gregory Dame" w:date="2023-01-06T12:12:00Z">
        <w:r w:rsidRPr="00CD3343" w:rsidDel="00F25337">
          <w:rPr>
            <w:rFonts w:ascii="Times New Roman" w:hAnsi="Times New Roman" w:cs="Times New Roman"/>
          </w:rPr>
          <w:delText xml:space="preserve">und </w:delText>
        </w:r>
      </w:del>
      <w:del w:id="791" w:author="Iris Bachmann" w:date="2023-01-18T14:15:00Z">
        <w:r w:rsidRPr="00CD3343" w:rsidDel="00251BCA">
          <w:rPr>
            <w:rFonts w:ascii="Times New Roman" w:hAnsi="Times New Roman" w:cs="Times New Roman"/>
          </w:rPr>
          <w:delText>somit</w:delText>
        </w:r>
      </w:del>
      <w:ins w:id="792" w:author="Gregory Dame" w:date="2023-01-06T12:12:00Z">
        <w:del w:id="793" w:author="Iris Bachmann" w:date="2023-01-18T14:15:00Z">
          <w:r w:rsidR="00F25337" w:rsidDel="00251BCA">
            <w:rPr>
              <w:rFonts w:ascii="Times New Roman" w:hAnsi="Times New Roman" w:cs="Times New Roman"/>
            </w:rPr>
            <w:delText>Dies dient der Vorbereitung</w:delText>
          </w:r>
        </w:del>
      </w:ins>
      <w:del w:id="794" w:author="Iris Bachmann" w:date="2023-01-18T14:15:00Z">
        <w:r w:rsidRPr="00CD3343" w:rsidDel="00251BCA">
          <w:rPr>
            <w:rFonts w:ascii="Times New Roman" w:hAnsi="Times New Roman" w:cs="Times New Roman"/>
          </w:rPr>
          <w:delText xml:space="preserve"> </w:delText>
        </w:r>
      </w:del>
      <w:r w:rsidRPr="00CD3343">
        <w:rPr>
          <w:rFonts w:ascii="Times New Roman" w:hAnsi="Times New Roman" w:cs="Times New Roman"/>
        </w:rPr>
        <w:t>für</w:t>
      </w:r>
      <w:proofErr w:type="spellEnd"/>
      <w:r w:rsidRPr="00CD3343">
        <w:rPr>
          <w:rFonts w:ascii="Times New Roman" w:hAnsi="Times New Roman" w:cs="Times New Roman"/>
        </w:rPr>
        <w:t xml:space="preserve"> die</w:t>
      </w:r>
      <w:r w:rsidRPr="00F25337">
        <w:rPr>
          <w:rFonts w:ascii="Times New Roman" w:hAnsi="Times New Roman" w:cs="Times New Roman"/>
          <w:i/>
          <w:iCs/>
          <w:rPrChange w:id="795" w:author="Gregory Dame" w:date="2023-01-06T12:10:00Z">
            <w:rPr>
              <w:rFonts w:ascii="Times New Roman" w:hAnsi="Times New Roman" w:cs="Times New Roman"/>
            </w:rPr>
          </w:rPrChange>
        </w:rPr>
        <w:t xml:space="preserve"> in vitro </w:t>
      </w:r>
      <w:r w:rsidRPr="00CD3343">
        <w:rPr>
          <w:rFonts w:ascii="Times New Roman" w:hAnsi="Times New Roman" w:cs="Times New Roman"/>
        </w:rPr>
        <w:t>Transkription</w:t>
      </w:r>
      <w:del w:id="796" w:author="Gregory Dame" w:date="2023-01-06T12:12:00Z">
        <w:r w:rsidRPr="00CD3343" w:rsidDel="00F25337">
          <w:rPr>
            <w:rFonts w:ascii="Times New Roman" w:hAnsi="Times New Roman" w:cs="Times New Roman"/>
          </w:rPr>
          <w:delText xml:space="preserve"> vorzubereiten</w:delText>
        </w:r>
      </w:del>
      <w:r w:rsidRPr="00CD3343">
        <w:rPr>
          <w:rFonts w:ascii="Times New Roman" w:hAnsi="Times New Roman" w:cs="Times New Roman"/>
        </w:rPr>
        <w:t xml:space="preserve">. </w:t>
      </w:r>
      <w:commentRangeStart w:id="797"/>
      <w:commentRangeStart w:id="798"/>
      <w:r w:rsidRPr="00CD3343">
        <w:rPr>
          <w:rFonts w:ascii="Times New Roman" w:hAnsi="Times New Roman" w:cs="Times New Roman"/>
        </w:rPr>
        <w:t>D</w:t>
      </w:r>
      <w:del w:id="799" w:author="Gregory Dame" w:date="2023-01-06T12:10:00Z">
        <w:r w:rsidRPr="00CD3343" w:rsidDel="00F25337">
          <w:rPr>
            <w:rFonts w:ascii="Times New Roman" w:hAnsi="Times New Roman" w:cs="Times New Roman"/>
          </w:rPr>
          <w:delText xml:space="preserve">as Kontrollgel </w:delText>
        </w:r>
      </w:del>
      <w:ins w:id="800" w:author="Gregory Dame" w:date="2023-01-06T12:10:00Z">
        <w:r w:rsidR="00F25337">
          <w:rPr>
            <w:rFonts w:ascii="Times New Roman" w:hAnsi="Times New Roman" w:cs="Times New Roman"/>
          </w:rPr>
          <w:t xml:space="preserve">ie Kontrolle in </w:t>
        </w:r>
      </w:ins>
      <w:ins w:id="801" w:author="Gregory Dame" w:date="2023-01-06T12:11:00Z">
        <w:r w:rsidR="00F25337">
          <w:rPr>
            <w:rFonts w:ascii="Times New Roman" w:hAnsi="Times New Roman" w:cs="Times New Roman"/>
          </w:rPr>
          <w:t xml:space="preserve">einem Agarosegel </w:t>
        </w:r>
        <w:commentRangeEnd w:id="797"/>
        <w:r w:rsidR="00F25337">
          <w:rPr>
            <w:rStyle w:val="Kommentarzeichen"/>
          </w:rPr>
          <w:commentReference w:id="797"/>
        </w:r>
      </w:ins>
      <w:commentRangeEnd w:id="798"/>
      <w:r w:rsidR="00251BCA">
        <w:rPr>
          <w:rStyle w:val="Kommentarzeichen"/>
        </w:rPr>
        <w:commentReference w:id="798"/>
      </w:r>
      <w:r w:rsidRPr="00CD3343">
        <w:rPr>
          <w:rFonts w:ascii="Times New Roman" w:hAnsi="Times New Roman" w:cs="Times New Roman"/>
        </w:rPr>
        <w:t>ist in Abbildung 1</w:t>
      </w:r>
      <w:ins w:id="802" w:author="Iris Bachmann" w:date="2023-01-18T14:23:00Z">
        <w:r w:rsidR="005455CD">
          <w:rPr>
            <w:rFonts w:ascii="Times New Roman" w:hAnsi="Times New Roman" w:cs="Times New Roman"/>
          </w:rPr>
          <w:t>A</w:t>
        </w:r>
      </w:ins>
      <w:r w:rsidRPr="00CD3343">
        <w:rPr>
          <w:rFonts w:ascii="Times New Roman" w:hAnsi="Times New Roman" w:cs="Times New Roman"/>
        </w:rPr>
        <w:t xml:space="preserve"> gezeigt. Die darin enthaltenen DNA-Banden</w:t>
      </w:r>
      <w:ins w:id="803" w:author="Gregory Dame" w:date="2023-01-06T12:12:00Z">
        <w:r w:rsidR="00F25337">
          <w:rPr>
            <w:rFonts w:ascii="Times New Roman" w:hAnsi="Times New Roman" w:cs="Times New Roman"/>
          </w:rPr>
          <w:t xml:space="preserve"> </w:t>
        </w:r>
        <w:proofErr w:type="gramStart"/>
        <w:r w:rsidR="00F25337">
          <w:rPr>
            <w:rFonts w:ascii="Times New Roman" w:hAnsi="Times New Roman" w:cs="Times New Roman"/>
          </w:rPr>
          <w:t>Gr</w:t>
        </w:r>
      </w:ins>
      <w:ins w:id="804" w:author="Gregory Dame" w:date="2023-01-06T12:13:00Z">
        <w:r w:rsidR="00F25337">
          <w:rPr>
            <w:rFonts w:ascii="Times New Roman" w:hAnsi="Times New Roman" w:cs="Times New Roman"/>
          </w:rPr>
          <w:t>öße ?</w:t>
        </w:r>
      </w:ins>
      <w:proofErr w:type="gramEnd"/>
      <w:r w:rsidRPr="00CD3343">
        <w:rPr>
          <w:rFonts w:ascii="Times New Roman" w:hAnsi="Times New Roman" w:cs="Times New Roman"/>
        </w:rPr>
        <w:t xml:space="preserve"> zeigen </w:t>
      </w:r>
      <w:commentRangeStart w:id="805"/>
      <w:r w:rsidRPr="00CD3343">
        <w:rPr>
          <w:rFonts w:ascii="Times New Roman" w:hAnsi="Times New Roman" w:cs="Times New Roman"/>
        </w:rPr>
        <w:t>unterschiedliche Größen</w:t>
      </w:r>
      <w:commentRangeEnd w:id="805"/>
      <w:r w:rsidR="00251BCA">
        <w:rPr>
          <w:rStyle w:val="Kommentarzeichen"/>
        </w:rPr>
        <w:commentReference w:id="805"/>
      </w:r>
      <w:r w:rsidRPr="00CD3343">
        <w:rPr>
          <w:rFonts w:ascii="Times New Roman" w:hAnsi="Times New Roman" w:cs="Times New Roman"/>
        </w:rPr>
        <w:t xml:space="preserve">, wobei das verdaute Plasmid </w:t>
      </w:r>
      <w:ins w:id="806" w:author="Iris Bachmann" w:date="2023-01-18T14:20:00Z">
        <w:r w:rsidR="005455CD">
          <w:rPr>
            <w:rFonts w:ascii="Times New Roman" w:hAnsi="Times New Roman" w:cs="Times New Roman"/>
          </w:rPr>
          <w:t xml:space="preserve">(Lane a) </w:t>
        </w:r>
      </w:ins>
      <w:r w:rsidRPr="00CD3343">
        <w:rPr>
          <w:rFonts w:ascii="Times New Roman" w:hAnsi="Times New Roman" w:cs="Times New Roman"/>
        </w:rPr>
        <w:t xml:space="preserve">deutlich unter dem unverdauten </w:t>
      </w:r>
      <w:proofErr w:type="spellStart"/>
      <w:r w:rsidRPr="00CD3343">
        <w:rPr>
          <w:rFonts w:ascii="Times New Roman" w:hAnsi="Times New Roman" w:cs="Times New Roman"/>
        </w:rPr>
        <w:t>Kontrollplasmid</w:t>
      </w:r>
      <w:proofErr w:type="spellEnd"/>
      <w:ins w:id="807" w:author="Iris Bachmann" w:date="2023-01-18T14:20:00Z">
        <w:r w:rsidR="005455CD">
          <w:rPr>
            <w:rFonts w:ascii="Times New Roman" w:hAnsi="Times New Roman" w:cs="Times New Roman"/>
          </w:rPr>
          <w:t xml:space="preserve"> (Lane b)</w:t>
        </w:r>
      </w:ins>
      <w:r w:rsidRPr="00CD3343">
        <w:rPr>
          <w:rFonts w:ascii="Times New Roman" w:hAnsi="Times New Roman" w:cs="Times New Roman"/>
        </w:rPr>
        <w:t xml:space="preserve"> </w:t>
      </w:r>
      <w:proofErr w:type="spellStart"/>
      <w:ins w:id="808" w:author="Gregory Dame" w:date="2023-01-06T12:13:00Z">
        <w:r w:rsidR="00F25337">
          <w:rPr>
            <w:rFonts w:ascii="Times New Roman" w:hAnsi="Times New Roman" w:cs="Times New Roman"/>
          </w:rPr>
          <w:t>lane</w:t>
        </w:r>
        <w:proofErr w:type="spellEnd"/>
        <w:r w:rsidR="00F25337">
          <w:rPr>
            <w:rFonts w:ascii="Times New Roman" w:hAnsi="Times New Roman" w:cs="Times New Roman"/>
          </w:rPr>
          <w:t xml:space="preserve"> ??</w:t>
        </w:r>
      </w:ins>
      <w:r w:rsidRPr="00CD3343">
        <w:rPr>
          <w:rFonts w:ascii="Times New Roman" w:hAnsi="Times New Roman" w:cs="Times New Roman"/>
        </w:rPr>
        <w:t xml:space="preserve">liegt. Um mit der verdauten DNA weiterzuarbeiten, </w:t>
      </w:r>
      <w:del w:id="809" w:author="Iris Bachmann" w:date="2023-01-18T14:18:00Z">
        <w:r w:rsidRPr="00CD3343" w:rsidDel="00251BCA">
          <w:rPr>
            <w:rFonts w:ascii="Times New Roman" w:hAnsi="Times New Roman" w:cs="Times New Roman"/>
          </w:rPr>
          <w:delText xml:space="preserve">mussten </w:delText>
        </w:r>
      </w:del>
      <w:ins w:id="810" w:author="Iris Bachmann" w:date="2023-01-18T14:18:00Z">
        <w:r w:rsidR="00251BCA">
          <w:rPr>
            <w:rFonts w:ascii="Times New Roman" w:hAnsi="Times New Roman" w:cs="Times New Roman"/>
          </w:rPr>
          <w:t>wurden</w:t>
        </w:r>
        <w:r w:rsidR="00251BCA" w:rsidRPr="00CD3343">
          <w:rPr>
            <w:rFonts w:ascii="Times New Roman" w:hAnsi="Times New Roman" w:cs="Times New Roman"/>
          </w:rPr>
          <w:t xml:space="preserve"> </w:t>
        </w:r>
      </w:ins>
      <w:r w:rsidRPr="00CD3343">
        <w:rPr>
          <w:rFonts w:ascii="Times New Roman" w:hAnsi="Times New Roman" w:cs="Times New Roman"/>
        </w:rPr>
        <w:t>Puffer</w:t>
      </w:r>
      <w:ins w:id="811" w:author="Iris Bachmann" w:date="2023-01-18T14:18:00Z">
        <w:r w:rsidR="00251BCA">
          <w:rPr>
            <w:rFonts w:ascii="Times New Roman" w:hAnsi="Times New Roman" w:cs="Times New Roman"/>
          </w:rPr>
          <w:t>-</w:t>
        </w:r>
      </w:ins>
      <w:r w:rsidRPr="00CD3343">
        <w:rPr>
          <w:rFonts w:ascii="Times New Roman" w:hAnsi="Times New Roman" w:cs="Times New Roman"/>
        </w:rPr>
        <w:t xml:space="preserve"> und Enzymrückstände vom Restriktionsverdau </w:t>
      </w:r>
      <w:del w:id="812" w:author="Iris Bachmann" w:date="2023-01-18T14:18:00Z">
        <w:r w:rsidRPr="00CD3343" w:rsidDel="00251BCA">
          <w:rPr>
            <w:rFonts w:ascii="Times New Roman" w:hAnsi="Times New Roman" w:cs="Times New Roman"/>
          </w:rPr>
          <w:delText xml:space="preserve">entfernt </w:delText>
        </w:r>
        <w:r w:rsidRPr="00CD3343" w:rsidDel="00251BCA">
          <w:rPr>
            <w:rFonts w:ascii="Times New Roman" w:hAnsi="Times New Roman" w:cs="Times New Roman"/>
          </w:rPr>
          <w:lastRenderedPageBreak/>
          <w:delText xml:space="preserve">werden. Dazu wurde der Restriktionsansatz nach beschriebener Methode (siehe </w:delText>
        </w:r>
      </w:del>
      <w:ins w:id="813" w:author="Iris Bachmann" w:date="2023-01-18T14:18:00Z">
        <w:r w:rsidR="00251BCA">
          <w:rPr>
            <w:rFonts w:ascii="Times New Roman" w:hAnsi="Times New Roman" w:cs="Times New Roman"/>
          </w:rPr>
          <w:t>(</w:t>
        </w:r>
      </w:ins>
      <w:r w:rsidRPr="00CD3343">
        <w:rPr>
          <w:rFonts w:ascii="Times New Roman" w:hAnsi="Times New Roman" w:cs="Times New Roman"/>
        </w:rPr>
        <w:t>Kapitel 2.2.5)</w:t>
      </w:r>
      <w:del w:id="814" w:author="Iris Bachmann" w:date="2023-01-18T14:18:00Z">
        <w:r w:rsidRPr="00CD3343" w:rsidDel="00251BCA">
          <w:rPr>
            <w:rFonts w:ascii="Times New Roman" w:hAnsi="Times New Roman" w:cs="Times New Roman"/>
          </w:rPr>
          <w:delText xml:space="preserve"> gereinigt</w:delText>
        </w:r>
      </w:del>
      <w:r w:rsidRPr="00CD3343">
        <w:rPr>
          <w:rFonts w:ascii="Times New Roman" w:hAnsi="Times New Roman" w:cs="Times New Roman"/>
        </w:rPr>
        <w:t xml:space="preserve">. </w:t>
      </w:r>
      <w:commentRangeEnd w:id="780"/>
      <w:r w:rsidR="00F25337">
        <w:rPr>
          <w:rStyle w:val="Kommentarzeichen"/>
        </w:rPr>
        <w:commentReference w:id="780"/>
      </w:r>
    </w:p>
    <w:p w14:paraId="5631C0F8" w14:textId="009FFBB6" w:rsidR="00ED2451" w:rsidRPr="00CD3343" w:rsidRDefault="005B3616" w:rsidP="00B43B35">
      <w:pPr>
        <w:spacing w:line="360" w:lineRule="auto"/>
        <w:jc w:val="both"/>
        <w:rPr>
          <w:rFonts w:ascii="Times New Roman" w:hAnsi="Times New Roman" w:cs="Times New Roman"/>
        </w:rPr>
      </w:pPr>
      <w:commentRangeStart w:id="815"/>
      <w:r w:rsidRPr="00CD3343">
        <w:rPr>
          <w:rFonts w:ascii="Times New Roman" w:hAnsi="Times New Roman" w:cs="Times New Roman"/>
        </w:rPr>
        <w:t>Die Herstellung der Virus-RNA</w:t>
      </w:r>
      <w:ins w:id="816" w:author="Iris Bachmann" w:date="2023-01-18T14:20:00Z">
        <w:r w:rsidR="005455CD">
          <w:rPr>
            <w:rFonts w:ascii="Times New Roman" w:hAnsi="Times New Roman" w:cs="Times New Roman"/>
          </w:rPr>
          <w:t xml:space="preserve"> Standard</w:t>
        </w:r>
      </w:ins>
      <w:ins w:id="817" w:author="Iris Bachmann" w:date="2023-01-18T14:21:00Z">
        <w:r w:rsidR="005455CD">
          <w:rPr>
            <w:rFonts w:ascii="Times New Roman" w:hAnsi="Times New Roman" w:cs="Times New Roman"/>
          </w:rPr>
          <w:t xml:space="preserve"> erfolgte (</w:t>
        </w:r>
      </w:ins>
      <w:del w:id="818" w:author="Iris Bachmann" w:date="2023-01-18T14:21:00Z">
        <w:r w:rsidRPr="00CD3343" w:rsidDel="005455CD">
          <w:rPr>
            <w:rFonts w:ascii="Times New Roman" w:hAnsi="Times New Roman" w:cs="Times New Roman"/>
          </w:rPr>
          <w:delText xml:space="preserve"> </w:delText>
        </w:r>
        <w:r w:rsidR="00326700" w:rsidRPr="00CD3343" w:rsidDel="005455CD">
          <w:rPr>
            <w:rFonts w:ascii="Times New Roman" w:hAnsi="Times New Roman" w:cs="Times New Roman"/>
          </w:rPr>
          <w:delText>wurde,</w:delText>
        </w:r>
        <w:r w:rsidRPr="00CD3343" w:rsidDel="005455CD">
          <w:rPr>
            <w:rFonts w:ascii="Times New Roman" w:hAnsi="Times New Roman" w:cs="Times New Roman"/>
          </w:rPr>
          <w:delText xml:space="preserve"> wie in </w:delText>
        </w:r>
      </w:del>
      <w:r w:rsidRPr="00CD3343">
        <w:rPr>
          <w:rFonts w:ascii="Times New Roman" w:hAnsi="Times New Roman" w:cs="Times New Roman"/>
        </w:rPr>
        <w:t>Kapitel 2.2.6</w:t>
      </w:r>
      <w:ins w:id="819" w:author="Iris Bachmann" w:date="2023-01-18T14:21:00Z">
        <w:r w:rsidR="005455CD">
          <w:rPr>
            <w:rFonts w:ascii="Times New Roman" w:hAnsi="Times New Roman" w:cs="Times New Roman"/>
          </w:rPr>
          <w:t>)</w:t>
        </w:r>
      </w:ins>
      <w:r w:rsidRPr="00CD3343">
        <w:rPr>
          <w:rFonts w:ascii="Times New Roman" w:hAnsi="Times New Roman" w:cs="Times New Roman"/>
        </w:rPr>
        <w:t xml:space="preserve"> </w:t>
      </w:r>
      <w:ins w:id="820" w:author="Gregory Dame" w:date="2023-01-06T12:35:00Z">
        <w:del w:id="821" w:author="Iris Bachmann" w:date="2023-01-18T14:21:00Z">
          <w:r w:rsidR="00F25337" w:rsidRPr="00CD3343" w:rsidDel="005455CD">
            <w:rPr>
              <w:rFonts w:ascii="Times New Roman" w:hAnsi="Times New Roman" w:cs="Times New Roman"/>
            </w:rPr>
            <w:delText xml:space="preserve">beschrieben </w:delText>
          </w:r>
        </w:del>
      </w:ins>
      <w:r w:rsidRPr="00CD3343">
        <w:rPr>
          <w:rFonts w:ascii="Times New Roman" w:hAnsi="Times New Roman" w:cs="Times New Roman"/>
        </w:rPr>
        <w:t xml:space="preserve">mit dem linearisierten Plasmid </w:t>
      </w:r>
      <w:del w:id="822" w:author="Gregory Dame" w:date="2023-01-06T12:35:00Z">
        <w:r w:rsidRPr="00CD3343" w:rsidDel="00F25337">
          <w:rPr>
            <w:rFonts w:ascii="Times New Roman" w:hAnsi="Times New Roman" w:cs="Times New Roman"/>
          </w:rPr>
          <w:delText xml:space="preserve">beschrieben </w:delText>
        </w:r>
      </w:del>
      <w:del w:id="823" w:author="Iris Bachmann" w:date="2023-01-18T14:21:00Z">
        <w:r w:rsidRPr="00CD3343" w:rsidDel="005455CD">
          <w:rPr>
            <w:rFonts w:ascii="Times New Roman" w:hAnsi="Times New Roman" w:cs="Times New Roman"/>
          </w:rPr>
          <w:delText xml:space="preserve">durchgeführt und </w:delText>
        </w:r>
      </w:del>
      <w:ins w:id="824" w:author="Iris Bachmann" w:date="2023-01-18T14:21:00Z">
        <w:r w:rsidR="005455CD">
          <w:rPr>
            <w:rFonts w:ascii="Times New Roman" w:hAnsi="Times New Roman" w:cs="Times New Roman"/>
          </w:rPr>
          <w:t>.</w:t>
        </w:r>
      </w:ins>
      <w:del w:id="825" w:author="Iris Bachmann" w:date="2023-01-18T14:21:00Z">
        <w:r w:rsidRPr="00CD3343" w:rsidDel="005455CD">
          <w:rPr>
            <w:rFonts w:ascii="Times New Roman" w:hAnsi="Times New Roman" w:cs="Times New Roman"/>
          </w:rPr>
          <w:delText>i</w:delText>
        </w:r>
      </w:del>
      <w:ins w:id="826" w:author="Iris Bachmann" w:date="2023-01-18T14:21:00Z">
        <w:r w:rsidR="005455CD">
          <w:rPr>
            <w:rFonts w:ascii="Times New Roman" w:hAnsi="Times New Roman" w:cs="Times New Roman"/>
          </w:rPr>
          <w:t>I</w:t>
        </w:r>
      </w:ins>
      <w:r w:rsidRPr="00CD3343">
        <w:rPr>
          <w:rFonts w:ascii="Times New Roman" w:hAnsi="Times New Roman" w:cs="Times New Roman"/>
        </w:rPr>
        <w:t xml:space="preserve">m Anschluss </w:t>
      </w:r>
      <w:ins w:id="827" w:author="Iris Bachmann" w:date="2023-01-18T14:21:00Z">
        <w:r w:rsidR="005455CD">
          <w:rPr>
            <w:rFonts w:ascii="Times New Roman" w:hAnsi="Times New Roman" w:cs="Times New Roman"/>
          </w:rPr>
          <w:t xml:space="preserve">wurde </w:t>
        </w:r>
      </w:ins>
      <w:r w:rsidRPr="00CD3343">
        <w:rPr>
          <w:rFonts w:ascii="Times New Roman" w:hAnsi="Times New Roman" w:cs="Times New Roman"/>
        </w:rPr>
        <w:t xml:space="preserve">mit dem </w:t>
      </w:r>
      <w:del w:id="828" w:author="Iris Bachmann" w:date="2023-01-18T14:21:00Z">
        <w:r w:rsidRPr="00CD3343" w:rsidDel="005455CD">
          <w:rPr>
            <w:rFonts w:ascii="Times New Roman" w:hAnsi="Times New Roman" w:cs="Times New Roman"/>
          </w:rPr>
          <w:delText>Ribogreen</w:delText>
        </w:r>
      </w:del>
      <w:commentRangeStart w:id="829"/>
      <w:proofErr w:type="spellStart"/>
      <w:ins w:id="830" w:author="Iris Bachmann" w:date="2023-01-18T14:21:00Z">
        <w:r w:rsidR="005455CD" w:rsidRPr="00CD3343">
          <w:rPr>
            <w:rFonts w:ascii="Times New Roman" w:hAnsi="Times New Roman" w:cs="Times New Roman"/>
          </w:rPr>
          <w:t>Ribo</w:t>
        </w:r>
        <w:r w:rsidR="005455CD">
          <w:rPr>
            <w:rFonts w:ascii="Times New Roman" w:hAnsi="Times New Roman" w:cs="Times New Roman"/>
          </w:rPr>
          <w:t>G</w:t>
        </w:r>
        <w:r w:rsidR="005455CD" w:rsidRPr="00CD3343">
          <w:rPr>
            <w:rFonts w:ascii="Times New Roman" w:hAnsi="Times New Roman" w:cs="Times New Roman"/>
          </w:rPr>
          <w:t>reen</w:t>
        </w:r>
      </w:ins>
      <w:commentRangeEnd w:id="829"/>
      <w:proofErr w:type="spellEnd"/>
      <w:ins w:id="831" w:author="Iris Bachmann" w:date="2023-01-18T14:22:00Z">
        <w:r w:rsidR="005455CD">
          <w:rPr>
            <w:rStyle w:val="Kommentarzeichen"/>
          </w:rPr>
          <w:commentReference w:id="829"/>
        </w:r>
      </w:ins>
      <w:r w:rsidRPr="00CD3343">
        <w:rPr>
          <w:rFonts w:ascii="Times New Roman" w:hAnsi="Times New Roman" w:cs="Times New Roman"/>
        </w:rPr>
        <w:t xml:space="preserve">-Assay </w:t>
      </w:r>
      <w:del w:id="832" w:author="Iris Bachmann" w:date="2023-01-18T14:23:00Z">
        <w:r w:rsidRPr="00CD3343" w:rsidDel="005455CD">
          <w:rPr>
            <w:rFonts w:ascii="Times New Roman" w:hAnsi="Times New Roman" w:cs="Times New Roman"/>
          </w:rPr>
          <w:delText>nach beschriebener Methode (siehe</w:delText>
        </w:r>
      </w:del>
      <w:ins w:id="833" w:author="Iris Bachmann" w:date="2023-01-18T14:23:00Z">
        <w:r w:rsidR="005455CD">
          <w:rPr>
            <w:rFonts w:ascii="Times New Roman" w:hAnsi="Times New Roman" w:cs="Times New Roman"/>
          </w:rPr>
          <w:t>(</w:t>
        </w:r>
      </w:ins>
      <w:del w:id="834" w:author="Iris Bachmann" w:date="2023-01-18T14:23:00Z">
        <w:r w:rsidRPr="00CD3343" w:rsidDel="005455CD">
          <w:rPr>
            <w:rFonts w:ascii="Times New Roman" w:hAnsi="Times New Roman" w:cs="Times New Roman"/>
          </w:rPr>
          <w:delText xml:space="preserve"> </w:delText>
        </w:r>
      </w:del>
      <w:r w:rsidRPr="00CD3343">
        <w:rPr>
          <w:rFonts w:ascii="Times New Roman" w:hAnsi="Times New Roman" w:cs="Times New Roman"/>
        </w:rPr>
        <w:t xml:space="preserve">Kapitel 2.2.7) </w:t>
      </w:r>
      <w:ins w:id="835" w:author="Iris Bachmann" w:date="2023-01-18T14:23:00Z">
        <w:r w:rsidR="005455CD">
          <w:rPr>
            <w:rFonts w:ascii="Times New Roman" w:hAnsi="Times New Roman" w:cs="Times New Roman"/>
          </w:rPr>
          <w:t xml:space="preserve">die </w:t>
        </w:r>
        <w:proofErr w:type="gramStart"/>
        <w:r w:rsidR="005455CD">
          <w:rPr>
            <w:rFonts w:ascii="Times New Roman" w:hAnsi="Times New Roman" w:cs="Times New Roman"/>
          </w:rPr>
          <w:t>RNA Menge</w:t>
        </w:r>
        <w:proofErr w:type="gramEnd"/>
        <w:r w:rsidR="005455CD">
          <w:rPr>
            <w:rFonts w:ascii="Times New Roman" w:hAnsi="Times New Roman" w:cs="Times New Roman"/>
          </w:rPr>
          <w:t xml:space="preserve"> </w:t>
        </w:r>
      </w:ins>
      <w:r w:rsidRPr="00CD3343">
        <w:rPr>
          <w:rFonts w:ascii="Times New Roman" w:hAnsi="Times New Roman" w:cs="Times New Roman"/>
        </w:rPr>
        <w:t xml:space="preserve">quantifiziert. Die </w:t>
      </w:r>
      <w:del w:id="836" w:author="Iris Bachmann" w:date="2023-01-18T14:23:00Z">
        <w:r w:rsidRPr="00CD3343" w:rsidDel="005455CD">
          <w:rPr>
            <w:rFonts w:ascii="Times New Roman" w:hAnsi="Times New Roman" w:cs="Times New Roman"/>
          </w:rPr>
          <w:delText xml:space="preserve">Kalibrationsgerade </w:delText>
        </w:r>
      </w:del>
      <w:ins w:id="837" w:author="Iris Bachmann" w:date="2023-01-18T14:23:00Z">
        <w:r w:rsidR="005455CD" w:rsidRPr="00CD3343">
          <w:rPr>
            <w:rFonts w:ascii="Times New Roman" w:hAnsi="Times New Roman" w:cs="Times New Roman"/>
          </w:rPr>
          <w:t>Kalibr</w:t>
        </w:r>
        <w:r w:rsidR="005455CD">
          <w:rPr>
            <w:rFonts w:ascii="Times New Roman" w:hAnsi="Times New Roman" w:cs="Times New Roman"/>
          </w:rPr>
          <w:t>ier</w:t>
        </w:r>
        <w:r w:rsidR="005455CD" w:rsidRPr="00CD3343">
          <w:rPr>
            <w:rFonts w:ascii="Times New Roman" w:hAnsi="Times New Roman" w:cs="Times New Roman"/>
          </w:rPr>
          <w:t xml:space="preserve">gerade </w:t>
        </w:r>
      </w:ins>
      <w:r w:rsidRPr="00CD3343">
        <w:rPr>
          <w:rFonts w:ascii="Times New Roman" w:hAnsi="Times New Roman" w:cs="Times New Roman"/>
        </w:rPr>
        <w:t>des Assays ist in Abbildung 1</w:t>
      </w:r>
      <w:ins w:id="838" w:author="Iris Bachmann" w:date="2023-01-18T14:23:00Z">
        <w:r w:rsidR="005455CD">
          <w:rPr>
            <w:rFonts w:ascii="Times New Roman" w:hAnsi="Times New Roman" w:cs="Times New Roman"/>
          </w:rPr>
          <w:t>B</w:t>
        </w:r>
      </w:ins>
      <w:r w:rsidRPr="00CD3343">
        <w:rPr>
          <w:rFonts w:ascii="Times New Roman" w:hAnsi="Times New Roman" w:cs="Times New Roman"/>
        </w:rPr>
        <w:t xml:space="preserve"> gezeigt. </w:t>
      </w:r>
      <w:del w:id="839" w:author="Iris Bachmann" w:date="2023-01-18T14:23:00Z">
        <w:r w:rsidRPr="00CD3343" w:rsidDel="005455CD">
          <w:rPr>
            <w:rFonts w:ascii="Times New Roman" w:hAnsi="Times New Roman" w:cs="Times New Roman"/>
          </w:rPr>
          <w:delText xml:space="preserve">Die Kalibrierung </w:delText>
        </w:r>
      </w:del>
      <w:ins w:id="840" w:author="Iris Bachmann" w:date="2023-01-18T14:23:00Z">
        <w:r w:rsidR="005455CD">
          <w:rPr>
            <w:rFonts w:ascii="Times New Roman" w:hAnsi="Times New Roman" w:cs="Times New Roman"/>
          </w:rPr>
          <w:t xml:space="preserve">Es </w:t>
        </w:r>
      </w:ins>
      <w:r w:rsidRPr="00CD3343">
        <w:rPr>
          <w:rFonts w:ascii="Times New Roman" w:hAnsi="Times New Roman" w:cs="Times New Roman"/>
        </w:rPr>
        <w:t xml:space="preserve">ergab </w:t>
      </w:r>
      <w:ins w:id="841" w:author="Iris Bachmann" w:date="2023-01-18T14:23:00Z">
        <w:r w:rsidR="005455CD">
          <w:rPr>
            <w:rFonts w:ascii="Times New Roman" w:hAnsi="Times New Roman" w:cs="Times New Roman"/>
          </w:rPr>
          <w:t xml:space="preserve">sich </w:t>
        </w:r>
      </w:ins>
      <w:r w:rsidRPr="00CD3343">
        <w:rPr>
          <w:rFonts w:ascii="Times New Roman" w:hAnsi="Times New Roman" w:cs="Times New Roman"/>
        </w:rPr>
        <w:t xml:space="preserve">eine Geradengleichung von </w:t>
      </w:r>
      <w:commentRangeStart w:id="842"/>
      <w:r w:rsidRPr="00CD3343">
        <w:rPr>
          <w:rFonts w:ascii="Cambria Math" w:hAnsi="Cambria Math" w:cs="Cambria Math"/>
        </w:rPr>
        <w:t>𝑦</w:t>
      </w:r>
      <w:r w:rsidRPr="00CD3343">
        <w:rPr>
          <w:rFonts w:ascii="Times New Roman" w:hAnsi="Times New Roman" w:cs="Times New Roman"/>
        </w:rPr>
        <w:t xml:space="preserve"> = 22+3, 6</w:t>
      </w:r>
      <w:r w:rsidRPr="00CD3343">
        <w:rPr>
          <w:rFonts w:ascii="Cambria Math" w:hAnsi="Cambria Math" w:cs="Cambria Math"/>
        </w:rPr>
        <w:t>𝑥</w:t>
      </w:r>
      <w:r w:rsidRPr="00CD3343">
        <w:rPr>
          <w:rFonts w:ascii="Times New Roman" w:hAnsi="Times New Roman" w:cs="Times New Roman"/>
        </w:rPr>
        <w:t xml:space="preserve"> </w:t>
      </w:r>
      <w:commentRangeEnd w:id="842"/>
      <w:r w:rsidR="005455CD">
        <w:rPr>
          <w:rStyle w:val="Kommentarzeichen"/>
        </w:rPr>
        <w:commentReference w:id="842"/>
      </w:r>
      <w:r w:rsidRPr="00CD3343">
        <w:rPr>
          <w:rFonts w:ascii="Times New Roman" w:hAnsi="Times New Roman" w:cs="Times New Roman"/>
        </w:rPr>
        <w:t xml:space="preserve">mit einem Korrelationskoeffizient </w:t>
      </w:r>
      <w:proofErr w:type="spellStart"/>
      <w:ins w:id="843" w:author="Iris Bachmann" w:date="2023-01-18T14:25:00Z">
        <w:r w:rsidR="005455CD">
          <w:rPr>
            <w:rFonts w:ascii="Times New Roman" w:hAnsi="Times New Roman" w:cs="Times New Roman"/>
          </w:rPr>
          <w:t>R</w:t>
        </w:r>
      </w:ins>
      <w:del w:id="844" w:author="Iris Bachmann" w:date="2023-01-18T14:24:00Z">
        <w:r w:rsidRPr="00CD3343" w:rsidDel="005455CD">
          <w:rPr>
            <w:rFonts w:ascii="Times New Roman" w:hAnsi="Times New Roman" w:cs="Times New Roman"/>
          </w:rPr>
          <w:delText>R =</w:delText>
        </w:r>
      </w:del>
      <w:ins w:id="845" w:author="Iris Bachmann" w:date="2023-01-18T14:24:00Z">
        <w:r w:rsidR="005455CD">
          <w:rPr>
            <w:rFonts w:ascii="Times New Roman" w:hAnsi="Times New Roman" w:cs="Times New Roman"/>
          </w:rPr>
          <w:t>von</w:t>
        </w:r>
      </w:ins>
      <w:proofErr w:type="spellEnd"/>
      <w:r w:rsidRPr="00CD3343">
        <w:rPr>
          <w:rFonts w:ascii="Times New Roman" w:hAnsi="Times New Roman" w:cs="Times New Roman"/>
        </w:rPr>
        <w:t xml:space="preserve"> 0</w:t>
      </w:r>
      <w:del w:id="846" w:author="Iris Bachmann" w:date="2023-01-18T14:24:00Z">
        <w:r w:rsidRPr="00CD3343" w:rsidDel="005455CD">
          <w:rPr>
            <w:rFonts w:ascii="Times New Roman" w:hAnsi="Times New Roman" w:cs="Times New Roman"/>
          </w:rPr>
          <w:delText>.</w:delText>
        </w:r>
      </w:del>
      <w:commentRangeStart w:id="847"/>
      <w:ins w:id="848" w:author="Iris Bachmann" w:date="2023-01-18T14:24:00Z">
        <w:r w:rsidR="005455CD">
          <w:rPr>
            <w:rFonts w:ascii="Times New Roman" w:hAnsi="Times New Roman" w:cs="Times New Roman"/>
          </w:rPr>
          <w:t>,</w:t>
        </w:r>
      </w:ins>
      <w:commentRangeEnd w:id="847"/>
      <w:ins w:id="849" w:author="Iris Bachmann" w:date="2023-01-18T14:25:00Z">
        <w:r w:rsidR="005455CD">
          <w:rPr>
            <w:rStyle w:val="Kommentarzeichen"/>
          </w:rPr>
          <w:commentReference w:id="847"/>
        </w:r>
      </w:ins>
      <w:r w:rsidRPr="00CD3343">
        <w:rPr>
          <w:rFonts w:ascii="Times New Roman" w:hAnsi="Times New Roman" w:cs="Times New Roman"/>
        </w:rPr>
        <w:t xml:space="preserve">99. Anhand dieser Geradengleichung konnte die hergestellte RNA </w:t>
      </w:r>
      <w:commentRangeStart w:id="850"/>
      <w:r w:rsidRPr="00CD3343">
        <w:rPr>
          <w:rFonts w:ascii="Times New Roman" w:hAnsi="Times New Roman" w:cs="Times New Roman"/>
        </w:rPr>
        <w:t xml:space="preserve">in einer Fünffachbestimmung (n=5) </w:t>
      </w:r>
      <w:commentRangeEnd w:id="850"/>
      <w:r w:rsidR="006869D0">
        <w:rPr>
          <w:rStyle w:val="Kommentarzeichen"/>
        </w:rPr>
        <w:commentReference w:id="850"/>
      </w:r>
      <w:r w:rsidRPr="00CD3343">
        <w:rPr>
          <w:rFonts w:ascii="Times New Roman" w:hAnsi="Times New Roman" w:cs="Times New Roman"/>
        </w:rPr>
        <w:t xml:space="preserve">quantifiziert werden. Der Influenza B Virus RNA-Standard besitzt eine Konzentration von 476.0 ± 7, 8 </w:t>
      </w:r>
      <w:proofErr w:type="spellStart"/>
      <w:r w:rsidRPr="00CD3343">
        <w:rPr>
          <w:rFonts w:ascii="Times New Roman" w:hAnsi="Times New Roman" w:cs="Times New Roman"/>
        </w:rPr>
        <w:t>ng</w:t>
      </w:r>
      <w:proofErr w:type="spellEnd"/>
      <w:r w:rsidRPr="00CD3343">
        <w:rPr>
          <w:rFonts w:ascii="Times New Roman" w:hAnsi="Times New Roman" w:cs="Times New Roman"/>
        </w:rPr>
        <w:t xml:space="preserve">/ml und somit eine </w:t>
      </w:r>
      <w:proofErr w:type="spellStart"/>
      <w:r w:rsidRPr="00CD3343">
        <w:rPr>
          <w:rFonts w:ascii="Times New Roman" w:hAnsi="Times New Roman" w:cs="Times New Roman"/>
        </w:rPr>
        <w:t>Kopienanzahl</w:t>
      </w:r>
      <w:proofErr w:type="spellEnd"/>
      <w:r w:rsidRPr="00CD3343">
        <w:rPr>
          <w:rFonts w:ascii="Times New Roman" w:hAnsi="Times New Roman" w:cs="Times New Roman"/>
        </w:rPr>
        <w:t xml:space="preserve"> von </w:t>
      </w:r>
      <w:commentRangeStart w:id="851"/>
      <w:r w:rsidRPr="00CD3343">
        <w:rPr>
          <w:rFonts w:ascii="Times New Roman" w:hAnsi="Times New Roman" w:cs="Times New Roman"/>
        </w:rPr>
        <w:t>rund</w:t>
      </w:r>
      <w:commentRangeEnd w:id="851"/>
      <w:r w:rsidR="005455CD">
        <w:rPr>
          <w:rStyle w:val="Kommentarzeichen"/>
        </w:rPr>
        <w:commentReference w:id="851"/>
      </w:r>
      <w:r w:rsidRPr="00CD3343">
        <w:rPr>
          <w:rFonts w:ascii="Times New Roman" w:hAnsi="Times New Roman" w:cs="Times New Roman"/>
        </w:rPr>
        <w:t xml:space="preserve"> 2, 2 </w:t>
      </w:r>
      <w:ins w:id="852" w:author="Iris Bachmann" w:date="2023-01-18T14:25:00Z">
        <w:r w:rsidR="005455CD">
          <w:rPr>
            <w:rFonts w:ascii="Cambria Math" w:hAnsi="Cambria Math" w:cs="Cambria Math"/>
          </w:rPr>
          <w:t>∙</w:t>
        </w:r>
      </w:ins>
      <w:del w:id="853" w:author="Iris Bachmann" w:date="2023-01-18T14:25:00Z">
        <w:r w:rsidRPr="00CD3343" w:rsidDel="005455CD">
          <w:rPr>
            <w:rFonts w:ascii="Cambria Math" w:hAnsi="Cambria Math" w:cs="Cambria Math"/>
          </w:rPr>
          <w:delText>∗</w:delText>
        </w:r>
      </w:del>
      <w:r w:rsidRPr="00CD3343">
        <w:rPr>
          <w:rFonts w:ascii="Times New Roman" w:hAnsi="Times New Roman" w:cs="Times New Roman"/>
        </w:rPr>
        <w:t xml:space="preserve"> 10</w:t>
      </w:r>
      <w:r w:rsidRPr="00F25337">
        <w:rPr>
          <w:rFonts w:ascii="Times New Roman" w:hAnsi="Times New Roman" w:cs="Times New Roman"/>
          <w:vertAlign w:val="superscript"/>
          <w:rPrChange w:id="854" w:author="Gregory Dame" w:date="2023-01-06T12:15:00Z">
            <w:rPr>
              <w:rFonts w:ascii="Times New Roman" w:hAnsi="Times New Roman" w:cs="Times New Roman"/>
            </w:rPr>
          </w:rPrChange>
        </w:rPr>
        <w:t>8</w:t>
      </w:r>
      <w:r w:rsidRPr="00CD3343">
        <w:rPr>
          <w:rFonts w:ascii="Times New Roman" w:hAnsi="Times New Roman" w:cs="Times New Roman"/>
        </w:rPr>
        <w:t xml:space="preserve"> </w:t>
      </w:r>
      <w:commentRangeStart w:id="855"/>
      <w:r w:rsidRPr="00CD3343">
        <w:rPr>
          <w:rFonts w:ascii="Times New Roman" w:hAnsi="Times New Roman" w:cs="Times New Roman"/>
        </w:rPr>
        <w:t>Kopien</w:t>
      </w:r>
      <w:commentRangeEnd w:id="855"/>
      <w:r w:rsidR="005455CD">
        <w:rPr>
          <w:rStyle w:val="Kommentarzeichen"/>
        </w:rPr>
        <w:commentReference w:id="855"/>
      </w:r>
      <w:r w:rsidRPr="00CD3343">
        <w:rPr>
          <w:rFonts w:ascii="Times New Roman" w:hAnsi="Times New Roman" w:cs="Times New Roman"/>
        </w:rPr>
        <w:t>/</w:t>
      </w:r>
      <w:commentRangeStart w:id="856"/>
      <w:commentRangeStart w:id="857"/>
      <w:commentRangeStart w:id="858"/>
      <w:commentRangeStart w:id="859"/>
      <w:r w:rsidRPr="00CD3343">
        <w:rPr>
          <w:rFonts w:ascii="Times New Roman" w:hAnsi="Times New Roman" w:cs="Times New Roman"/>
        </w:rPr>
        <w:t>µl</w:t>
      </w:r>
      <w:commentRangeEnd w:id="856"/>
      <w:r w:rsidR="00F25337">
        <w:rPr>
          <w:rStyle w:val="Kommentarzeichen"/>
        </w:rPr>
        <w:commentReference w:id="856"/>
      </w:r>
      <w:commentRangeEnd w:id="857"/>
      <w:r w:rsidR="00F25337">
        <w:rPr>
          <w:rStyle w:val="Kommentarzeichen"/>
        </w:rPr>
        <w:commentReference w:id="857"/>
      </w:r>
      <w:commentRangeEnd w:id="858"/>
      <w:commentRangeEnd w:id="859"/>
      <w:r w:rsidR="005455CD">
        <w:rPr>
          <w:rStyle w:val="Kommentarzeichen"/>
        </w:rPr>
        <w:commentReference w:id="858"/>
      </w:r>
      <w:r w:rsidR="00F25337">
        <w:rPr>
          <w:rStyle w:val="Kommentarzeichen"/>
        </w:rPr>
        <w:commentReference w:id="859"/>
      </w:r>
      <w:r w:rsidRPr="00CD3343">
        <w:rPr>
          <w:rFonts w:ascii="Times New Roman" w:hAnsi="Times New Roman" w:cs="Times New Roman"/>
        </w:rPr>
        <w:t>.</w:t>
      </w:r>
      <w:commentRangeEnd w:id="815"/>
      <w:r w:rsidR="00F25337">
        <w:rPr>
          <w:rStyle w:val="Kommentarzeichen"/>
        </w:rPr>
        <w:commentReference w:id="815"/>
      </w:r>
    </w:p>
    <w:p w14:paraId="2F1C39C0" w14:textId="43474D14" w:rsidR="00A06FC5" w:rsidRDefault="00A06FC5" w:rsidP="00B43B35">
      <w:pPr>
        <w:spacing w:line="360" w:lineRule="auto"/>
        <w:rPr>
          <w:ins w:id="860" w:author="Iris Bachmann" w:date="2023-01-18T14:17:00Z"/>
        </w:rPr>
      </w:pPr>
      <w:r>
        <w:rPr>
          <w:noProof/>
        </w:rPr>
        <w:drawing>
          <wp:inline distT="0" distB="0" distL="0" distR="0" wp14:anchorId="50E5DB96" wp14:editId="077426E6">
            <wp:extent cx="5760720" cy="3137535"/>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37535"/>
                    </a:xfrm>
                    <a:prstGeom prst="rect">
                      <a:avLst/>
                    </a:prstGeom>
                  </pic:spPr>
                </pic:pic>
              </a:graphicData>
            </a:graphic>
          </wp:inline>
        </w:drawing>
      </w:r>
    </w:p>
    <w:p w14:paraId="2164DFE5" w14:textId="4DACD286" w:rsidR="00251BCA" w:rsidRDefault="00251BCA" w:rsidP="00B43B35">
      <w:pPr>
        <w:spacing w:line="360" w:lineRule="auto"/>
      </w:pPr>
      <w:commentRangeStart w:id="861"/>
      <w:ins w:id="862" w:author="Iris Bachmann" w:date="2023-01-18T14:17:00Z">
        <w:r>
          <w:rPr>
            <w:noProof/>
          </w:rPr>
          <w:lastRenderedPageBreak/>
          <w:drawing>
            <wp:inline distT="0" distB="0" distL="0" distR="0" wp14:anchorId="7A1545A1" wp14:editId="252C87A7">
              <wp:extent cx="2384425" cy="3313785"/>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511" t="7232" r="75873" b="52921"/>
                      <a:stretch/>
                    </pic:blipFill>
                    <pic:spPr bwMode="auto">
                      <a:xfrm>
                        <a:off x="0" y="0"/>
                        <a:ext cx="2395695" cy="3329448"/>
                      </a:xfrm>
                      <a:prstGeom prst="rect">
                        <a:avLst/>
                      </a:prstGeom>
                      <a:ln>
                        <a:noFill/>
                      </a:ln>
                      <a:extLst>
                        <a:ext uri="{53640926-AAD7-44D8-BBD7-CCE9431645EC}">
                          <a14:shadowObscured xmlns:a14="http://schemas.microsoft.com/office/drawing/2010/main"/>
                        </a:ext>
                      </a:extLst>
                    </pic:spPr>
                  </pic:pic>
                </a:graphicData>
              </a:graphic>
            </wp:inline>
          </w:drawing>
        </w:r>
      </w:ins>
      <w:commentRangeEnd w:id="861"/>
      <w:ins w:id="863" w:author="Iris Bachmann" w:date="2023-01-18T15:07:00Z">
        <w:r w:rsidR="006869D0">
          <w:rPr>
            <w:rStyle w:val="Kommentarzeichen"/>
          </w:rPr>
          <w:commentReference w:id="861"/>
        </w:r>
      </w:ins>
    </w:p>
    <w:p w14:paraId="4F8FB774" w14:textId="58D7FBF9" w:rsidR="00A443D5" w:rsidRPr="00CD3343" w:rsidRDefault="00A443D5"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3.1.3 </w:t>
      </w:r>
      <w:del w:id="864" w:author="Gregory Dame" w:date="2023-01-06T13:29:00Z">
        <w:r w:rsidRPr="00CD3343" w:rsidDel="00F25337">
          <w:rPr>
            <w:rFonts w:ascii="Times New Roman" w:hAnsi="Times New Roman" w:cs="Times New Roman"/>
            <w:b/>
          </w:rPr>
          <w:delText xml:space="preserve">Ermittlung der </w:delText>
        </w:r>
      </w:del>
      <w:r w:rsidRPr="00CD3343">
        <w:rPr>
          <w:rFonts w:ascii="Times New Roman" w:hAnsi="Times New Roman" w:cs="Times New Roman"/>
          <w:b/>
        </w:rPr>
        <w:t xml:space="preserve">Sensitivität der Influenza B </w:t>
      </w:r>
      <w:ins w:id="865" w:author="Iris Bachmann" w:date="2023-01-18T15:07:00Z">
        <w:r w:rsidR="006869D0">
          <w:rPr>
            <w:rFonts w:ascii="Times New Roman" w:hAnsi="Times New Roman" w:cs="Times New Roman"/>
            <w:b/>
          </w:rPr>
          <w:t>RT</w:t>
        </w:r>
      </w:ins>
      <w:ins w:id="866" w:author="Iris Bachmann" w:date="2023-01-18T15:08:00Z">
        <w:r w:rsidR="006869D0">
          <w:rPr>
            <w:rFonts w:ascii="Times New Roman" w:hAnsi="Times New Roman" w:cs="Times New Roman"/>
            <w:b/>
          </w:rPr>
          <w:t>-</w:t>
        </w:r>
      </w:ins>
      <w:r w:rsidRPr="00CD3343">
        <w:rPr>
          <w:rFonts w:ascii="Times New Roman" w:hAnsi="Times New Roman" w:cs="Times New Roman"/>
          <w:b/>
        </w:rPr>
        <w:t xml:space="preserve">PCR </w:t>
      </w:r>
    </w:p>
    <w:p w14:paraId="4995BDC6" w14:textId="469025B6" w:rsidR="00B80342" w:rsidRPr="00CD3343" w:rsidRDefault="00A443D5" w:rsidP="00B43B35">
      <w:pPr>
        <w:spacing w:line="360" w:lineRule="auto"/>
        <w:jc w:val="both"/>
        <w:rPr>
          <w:rFonts w:ascii="Times New Roman" w:hAnsi="Times New Roman" w:cs="Times New Roman"/>
        </w:rPr>
      </w:pPr>
      <w:del w:id="867" w:author="Iris Bachmann" w:date="2023-01-18T15:08:00Z">
        <w:r w:rsidRPr="00CD3343" w:rsidDel="006869D0">
          <w:rPr>
            <w:rFonts w:ascii="Times New Roman" w:hAnsi="Times New Roman" w:cs="Times New Roman"/>
          </w:rPr>
          <w:delText xml:space="preserve">Zur Überprüfung der Sensitivität und </w:delText>
        </w:r>
        <w:commentRangeStart w:id="868"/>
        <w:commentRangeStart w:id="869"/>
        <w:commentRangeStart w:id="870"/>
        <w:r w:rsidRPr="00CD3343" w:rsidDel="006869D0">
          <w:rPr>
            <w:rFonts w:ascii="Times New Roman" w:hAnsi="Times New Roman" w:cs="Times New Roman"/>
          </w:rPr>
          <w:delText xml:space="preserve">um ein etabliertes Amplifikationssystem zum Vergleich heranziehen zu können, </w:delText>
        </w:r>
        <w:commentRangeEnd w:id="868"/>
        <w:r w:rsidR="00F25337" w:rsidDel="006869D0">
          <w:rPr>
            <w:rStyle w:val="Kommentarzeichen"/>
          </w:rPr>
          <w:commentReference w:id="868"/>
        </w:r>
        <w:commentRangeEnd w:id="869"/>
        <w:r w:rsidR="00F25337" w:rsidDel="006869D0">
          <w:rPr>
            <w:rStyle w:val="Kommentarzeichen"/>
          </w:rPr>
          <w:commentReference w:id="869"/>
        </w:r>
        <w:commentRangeEnd w:id="870"/>
        <w:r w:rsidR="00F25337" w:rsidDel="006869D0">
          <w:rPr>
            <w:rStyle w:val="Kommentarzeichen"/>
          </w:rPr>
          <w:commentReference w:id="870"/>
        </w:r>
        <w:r w:rsidRPr="00CD3343" w:rsidDel="006869D0">
          <w:rPr>
            <w:rFonts w:ascii="Times New Roman" w:hAnsi="Times New Roman" w:cs="Times New Roman"/>
          </w:rPr>
          <w:delText>wurde das in</w:delText>
        </w:r>
      </w:del>
      <w:ins w:id="871" w:author="Iris Bachmann" w:date="2023-01-18T15:08:00Z">
        <w:r w:rsidR="006869D0">
          <w:rPr>
            <w:rFonts w:ascii="Times New Roman" w:hAnsi="Times New Roman" w:cs="Times New Roman"/>
          </w:rPr>
          <w:t xml:space="preserve">Die </w:t>
        </w:r>
      </w:ins>
      <w:ins w:id="872" w:author="Iris Bachmann" w:date="2023-01-18T15:09:00Z">
        <w:r w:rsidR="006869D0">
          <w:rPr>
            <w:rFonts w:ascii="Times New Roman" w:hAnsi="Times New Roman" w:cs="Times New Roman"/>
          </w:rPr>
          <w:t>Sensitivität der RT-PCR, dem Vergleichssystems zur RT-RPA, wurde in</w:t>
        </w:r>
      </w:ins>
      <w:r w:rsidRPr="00CD3343">
        <w:rPr>
          <w:rFonts w:ascii="Times New Roman" w:hAnsi="Times New Roman" w:cs="Times New Roman"/>
        </w:rPr>
        <w:t xml:space="preserve"> Kapitel 2.3.1 </w:t>
      </w:r>
      <w:del w:id="873" w:author="Iris Bachmann" w:date="2023-01-18T15:10:00Z">
        <w:r w:rsidRPr="00CD3343" w:rsidDel="006869D0">
          <w:rPr>
            <w:rFonts w:ascii="Times New Roman" w:hAnsi="Times New Roman" w:cs="Times New Roman"/>
          </w:rPr>
          <w:delText xml:space="preserve">gezeigte </w:delText>
        </w:r>
      </w:del>
      <w:ins w:id="874" w:author="Iris Bachmann" w:date="2023-01-18T15:10:00Z">
        <w:r w:rsidR="006869D0">
          <w:rPr>
            <w:rFonts w:ascii="Times New Roman" w:hAnsi="Times New Roman" w:cs="Times New Roman"/>
          </w:rPr>
          <w:t>für</w:t>
        </w:r>
        <w:r w:rsidR="006869D0" w:rsidRPr="00CD3343">
          <w:rPr>
            <w:rFonts w:ascii="Times New Roman" w:hAnsi="Times New Roman" w:cs="Times New Roman"/>
          </w:rPr>
          <w:t xml:space="preserve"> </w:t>
        </w:r>
      </w:ins>
      <w:r w:rsidRPr="00CD3343">
        <w:rPr>
          <w:rFonts w:ascii="Times New Roman" w:hAnsi="Times New Roman" w:cs="Times New Roman"/>
        </w:rPr>
        <w:t xml:space="preserve">Influenza B </w:t>
      </w:r>
      <w:del w:id="875" w:author="Iris Bachmann" w:date="2023-01-18T15:10:00Z">
        <w:r w:rsidRPr="00CD3343" w:rsidDel="006869D0">
          <w:rPr>
            <w:rFonts w:ascii="Times New Roman" w:hAnsi="Times New Roman" w:cs="Times New Roman"/>
          </w:rPr>
          <w:delText xml:space="preserve">PCR-System auf die Sensitivität </w:delText>
        </w:r>
      </w:del>
      <w:r w:rsidRPr="00CD3343">
        <w:rPr>
          <w:rFonts w:ascii="Times New Roman" w:hAnsi="Times New Roman" w:cs="Times New Roman"/>
        </w:rPr>
        <w:t xml:space="preserve">getestet. Dazu wurde der in Kapitel 3.1.2 hergestellte </w:t>
      </w:r>
      <w:ins w:id="876" w:author="Iris Bachmann" w:date="2023-01-18T15:10:00Z">
        <w:r w:rsidR="00F1101D">
          <w:rPr>
            <w:rFonts w:ascii="Times New Roman" w:hAnsi="Times New Roman" w:cs="Times New Roman"/>
          </w:rPr>
          <w:t xml:space="preserve">RNA </w:t>
        </w:r>
      </w:ins>
      <w:r w:rsidRPr="00CD3343">
        <w:rPr>
          <w:rFonts w:ascii="Times New Roman" w:hAnsi="Times New Roman" w:cs="Times New Roman"/>
        </w:rPr>
        <w:t xml:space="preserve">Standard </w:t>
      </w:r>
      <w:del w:id="877" w:author="Iris Bachmann" w:date="2023-01-18T15:11:00Z">
        <w:r w:rsidRPr="00CD3343" w:rsidDel="00F1101D">
          <w:rPr>
            <w:rFonts w:ascii="Times New Roman" w:hAnsi="Times New Roman" w:cs="Times New Roman"/>
          </w:rPr>
          <w:delText xml:space="preserve">auf </w:delText>
        </w:r>
      </w:del>
      <w:ins w:id="878" w:author="Iris Bachmann" w:date="2023-01-18T15:11:00Z">
        <w:r w:rsidR="00F1101D">
          <w:rPr>
            <w:rFonts w:ascii="Times New Roman" w:hAnsi="Times New Roman" w:cs="Times New Roman"/>
          </w:rPr>
          <w:t>in einer dekadischen Verdünnungsreihe von</w:t>
        </w:r>
        <w:r w:rsidR="00F1101D" w:rsidRPr="00CD3343">
          <w:rPr>
            <w:rFonts w:ascii="Times New Roman" w:hAnsi="Times New Roman" w:cs="Times New Roman"/>
          </w:rPr>
          <w:t xml:space="preserve"> </w:t>
        </w:r>
      </w:ins>
      <w:r w:rsidRPr="00CD3343">
        <w:rPr>
          <w:rFonts w:ascii="Times New Roman" w:hAnsi="Times New Roman" w:cs="Times New Roman"/>
        </w:rPr>
        <w:t xml:space="preserve">2 </w:t>
      </w:r>
      <w:ins w:id="879" w:author="Iris Bachmann" w:date="2023-01-18T15:10:00Z">
        <w:r w:rsidR="00F1101D">
          <w:rPr>
            <w:rFonts w:ascii="Cambria Math" w:hAnsi="Cambria Math" w:cs="Cambria Math"/>
          </w:rPr>
          <w:t>∙</w:t>
        </w:r>
      </w:ins>
      <w:del w:id="880" w:author="Iris Bachmann" w:date="2023-01-18T15:10:00Z">
        <w:r w:rsidRPr="00CD3343" w:rsidDel="00F1101D">
          <w:rPr>
            <w:rFonts w:ascii="Cambria Math" w:hAnsi="Cambria Math" w:cs="Cambria Math"/>
          </w:rPr>
          <w:delText>∗</w:delText>
        </w:r>
      </w:del>
      <w:r w:rsidRPr="00CD3343">
        <w:rPr>
          <w:rFonts w:ascii="Times New Roman" w:hAnsi="Times New Roman" w:cs="Times New Roman"/>
        </w:rPr>
        <w:t xml:space="preserve"> 10</w:t>
      </w:r>
      <w:r w:rsidRPr="00CD3343">
        <w:rPr>
          <w:rFonts w:ascii="Times New Roman" w:hAnsi="Times New Roman" w:cs="Times New Roman"/>
          <w:vertAlign w:val="superscript"/>
        </w:rPr>
        <w:t>7</w:t>
      </w:r>
      <w:r w:rsidRPr="00CD3343">
        <w:rPr>
          <w:rFonts w:ascii="Times New Roman" w:hAnsi="Times New Roman" w:cs="Times New Roman"/>
        </w:rPr>
        <w:t xml:space="preserve"> Kopien/µl </w:t>
      </w:r>
      <w:del w:id="881" w:author="Iris Bachmann" w:date="2023-01-18T15:11:00Z">
        <w:r w:rsidRPr="00CD3343" w:rsidDel="00F1101D">
          <w:rPr>
            <w:rFonts w:ascii="Times New Roman" w:hAnsi="Times New Roman" w:cs="Times New Roman"/>
          </w:rPr>
          <w:delText xml:space="preserve">verdünnt und in </w:delText>
        </w:r>
        <w:r w:rsidRPr="00CD3343" w:rsidDel="00F1101D">
          <w:rPr>
            <w:rFonts w:ascii="Times New Roman" w:hAnsi="Times New Roman" w:cs="Times New Roman"/>
            <w:color w:val="FF0000"/>
          </w:rPr>
          <w:delText>dekadischen Verdünnungsstufen</w:delText>
        </w:r>
        <w:r w:rsidRPr="00CD3343" w:rsidDel="00F1101D">
          <w:rPr>
            <w:rFonts w:ascii="Times New Roman" w:hAnsi="Times New Roman" w:cs="Times New Roman"/>
          </w:rPr>
          <w:delText xml:space="preserve"> </w:delText>
        </w:r>
      </w:del>
      <w:r w:rsidRPr="00CD3343">
        <w:rPr>
          <w:rFonts w:ascii="Times New Roman" w:hAnsi="Times New Roman" w:cs="Times New Roman"/>
        </w:rPr>
        <w:t xml:space="preserve">bis zu 2 </w:t>
      </w:r>
      <w:r w:rsidRPr="00CD3343">
        <w:rPr>
          <w:rFonts w:ascii="Cambria Math" w:hAnsi="Cambria Math" w:cs="Cambria Math"/>
        </w:rPr>
        <w:t>∗</w:t>
      </w:r>
      <w:r w:rsidRPr="00CD3343">
        <w:rPr>
          <w:rFonts w:ascii="Times New Roman" w:hAnsi="Times New Roman" w:cs="Times New Roman"/>
        </w:rPr>
        <w:t xml:space="preserve"> 10</w:t>
      </w:r>
      <w:r w:rsidRPr="00CD3343">
        <w:rPr>
          <w:rFonts w:ascii="Times New Roman" w:hAnsi="Times New Roman" w:cs="Times New Roman"/>
          <w:vertAlign w:val="superscript"/>
        </w:rPr>
        <w:t>0</w:t>
      </w:r>
      <w:r w:rsidRPr="00CD3343">
        <w:rPr>
          <w:rFonts w:ascii="Times New Roman" w:hAnsi="Times New Roman" w:cs="Times New Roman"/>
        </w:rPr>
        <w:t xml:space="preserve"> </w:t>
      </w:r>
      <w:del w:id="882" w:author="Iris Bachmann" w:date="2023-01-18T15:12:00Z">
        <w:r w:rsidRPr="00CD3343" w:rsidDel="00F1101D">
          <w:rPr>
            <w:rFonts w:ascii="Times New Roman" w:hAnsi="Times New Roman" w:cs="Times New Roman"/>
          </w:rPr>
          <w:delText xml:space="preserve">in jeweils einer Mehrfachbestimmung (n=7) </w:delText>
        </w:r>
      </w:del>
      <w:r w:rsidRPr="00CD3343">
        <w:rPr>
          <w:rFonts w:ascii="Times New Roman" w:hAnsi="Times New Roman" w:cs="Times New Roman"/>
        </w:rPr>
        <w:t xml:space="preserve">auf </w:t>
      </w:r>
      <w:del w:id="883" w:author="Iris Bachmann" w:date="2023-01-18T15:12:00Z">
        <w:r w:rsidRPr="00CD3343" w:rsidDel="00F1101D">
          <w:rPr>
            <w:rFonts w:ascii="Times New Roman" w:hAnsi="Times New Roman" w:cs="Times New Roman"/>
          </w:rPr>
          <w:delText xml:space="preserve">eine </w:delText>
        </w:r>
      </w:del>
      <w:r w:rsidRPr="00CD3343">
        <w:rPr>
          <w:rFonts w:ascii="Times New Roman" w:hAnsi="Times New Roman" w:cs="Times New Roman"/>
        </w:rPr>
        <w:t xml:space="preserve">Amplifikation </w:t>
      </w:r>
      <w:del w:id="884" w:author="Iris Bachmann" w:date="2023-01-18T15:11:00Z">
        <w:r w:rsidRPr="00CD3343" w:rsidDel="00F1101D">
          <w:rPr>
            <w:rFonts w:ascii="Times New Roman" w:hAnsi="Times New Roman" w:cs="Times New Roman"/>
          </w:rPr>
          <w:delText>nach beschriebener Methode</w:delText>
        </w:r>
      </w:del>
      <w:ins w:id="885" w:author="Iris Bachmann" w:date="2023-01-18T15:11:00Z">
        <w:r w:rsidR="00F1101D">
          <w:rPr>
            <w:rFonts w:ascii="Times New Roman" w:hAnsi="Times New Roman" w:cs="Times New Roman"/>
          </w:rPr>
          <w:t>(Abschnitt</w:t>
        </w:r>
      </w:ins>
      <w:r w:rsidRPr="00CD3343">
        <w:rPr>
          <w:rFonts w:ascii="Times New Roman" w:hAnsi="Times New Roman" w:cs="Times New Roman"/>
        </w:rPr>
        <w:t xml:space="preserve"> 2.3.1</w:t>
      </w:r>
      <w:ins w:id="886" w:author="Iris Bachmann" w:date="2023-01-18T15:11:00Z">
        <w:r w:rsidR="00F1101D">
          <w:rPr>
            <w:rFonts w:ascii="Times New Roman" w:hAnsi="Times New Roman" w:cs="Times New Roman"/>
          </w:rPr>
          <w:t>)</w:t>
        </w:r>
      </w:ins>
      <w:r w:rsidRPr="00CD3343">
        <w:rPr>
          <w:rFonts w:ascii="Times New Roman" w:hAnsi="Times New Roman" w:cs="Times New Roman"/>
        </w:rPr>
        <w:t xml:space="preserve"> untersucht. Die normalisierte</w:t>
      </w:r>
      <w:del w:id="887" w:author="Iris Bachmann" w:date="2023-01-18T15:12:00Z">
        <w:r w:rsidRPr="00CD3343" w:rsidDel="00F1101D">
          <w:rPr>
            <w:rFonts w:ascii="Times New Roman" w:hAnsi="Times New Roman" w:cs="Times New Roman"/>
          </w:rPr>
          <w:delText>n</w:delText>
        </w:r>
      </w:del>
      <w:r w:rsidRPr="00CD3343">
        <w:rPr>
          <w:rFonts w:ascii="Times New Roman" w:hAnsi="Times New Roman" w:cs="Times New Roman"/>
        </w:rPr>
        <w:t xml:space="preserve"> </w:t>
      </w:r>
      <w:del w:id="888" w:author="Iris Bachmann" w:date="2023-01-18T15:12:00Z">
        <w:r w:rsidRPr="00CD3343" w:rsidDel="00F1101D">
          <w:rPr>
            <w:rFonts w:ascii="Times New Roman" w:hAnsi="Times New Roman" w:cs="Times New Roman"/>
          </w:rPr>
          <w:delText xml:space="preserve">Fluoreszenzwerte </w:delText>
        </w:r>
      </w:del>
      <w:ins w:id="889" w:author="Iris Bachmann" w:date="2023-01-18T15:13:00Z">
        <w:r w:rsidR="00F1101D">
          <w:rPr>
            <w:rFonts w:ascii="Times New Roman" w:hAnsi="Times New Roman" w:cs="Times New Roman"/>
          </w:rPr>
          <w:t xml:space="preserve">Zyklen-abhängige </w:t>
        </w:r>
      </w:ins>
      <w:ins w:id="890" w:author="Iris Bachmann" w:date="2023-01-18T15:12:00Z">
        <w:r w:rsidR="00F1101D" w:rsidRPr="00CD3343">
          <w:rPr>
            <w:rFonts w:ascii="Times New Roman" w:hAnsi="Times New Roman" w:cs="Times New Roman"/>
          </w:rPr>
          <w:t>Fluoreszenz</w:t>
        </w:r>
        <w:r w:rsidR="00F1101D">
          <w:rPr>
            <w:rFonts w:ascii="Times New Roman" w:hAnsi="Times New Roman" w:cs="Times New Roman"/>
          </w:rPr>
          <w:t>entwicklung</w:t>
        </w:r>
        <w:r w:rsidR="00F1101D" w:rsidRPr="00CD3343">
          <w:rPr>
            <w:rFonts w:ascii="Times New Roman" w:hAnsi="Times New Roman" w:cs="Times New Roman"/>
          </w:rPr>
          <w:t xml:space="preserve"> </w:t>
        </w:r>
      </w:ins>
      <w:r w:rsidRPr="00CD3343">
        <w:rPr>
          <w:rFonts w:ascii="Times New Roman" w:hAnsi="Times New Roman" w:cs="Times New Roman"/>
        </w:rPr>
        <w:t>der Amplifikationen sowie der lineare Zusammenhang der Ct-Werte (</w:t>
      </w:r>
      <w:del w:id="891" w:author="Iris Bachmann" w:date="2023-01-18T15:13:00Z">
        <w:r w:rsidRPr="00CD3343" w:rsidDel="00F1101D">
          <w:rPr>
            <w:rFonts w:ascii="Times New Roman" w:hAnsi="Times New Roman" w:cs="Times New Roman"/>
          </w:rPr>
          <w:delText>ermittelt nach der in</w:delText>
        </w:r>
      </w:del>
      <w:ins w:id="892" w:author="Iris Bachmann" w:date="2023-01-18T15:13:00Z">
        <w:r w:rsidR="00F1101D">
          <w:rPr>
            <w:rFonts w:ascii="Times New Roman" w:hAnsi="Times New Roman" w:cs="Times New Roman"/>
          </w:rPr>
          <w:t>Abschnitt</w:t>
        </w:r>
      </w:ins>
      <w:r w:rsidRPr="00CD3343">
        <w:rPr>
          <w:rFonts w:ascii="Times New Roman" w:hAnsi="Times New Roman" w:cs="Times New Roman"/>
        </w:rPr>
        <w:t xml:space="preserve"> 2.1.3</w:t>
      </w:r>
      <w:del w:id="893" w:author="Iris Bachmann" w:date="2023-01-18T15:13:00Z">
        <w:r w:rsidRPr="00CD3343" w:rsidDel="00F1101D">
          <w:rPr>
            <w:rFonts w:ascii="Times New Roman" w:hAnsi="Times New Roman" w:cs="Times New Roman"/>
          </w:rPr>
          <w:delText xml:space="preserve"> beschriebenen Methode</w:delText>
        </w:r>
      </w:del>
      <w:r w:rsidRPr="00CD3343">
        <w:rPr>
          <w:rFonts w:ascii="Times New Roman" w:hAnsi="Times New Roman" w:cs="Times New Roman"/>
        </w:rPr>
        <w:t>) sind in Abbildung 2A und B gezeigt. Für die Ermittlung der Sensitivität wurde</w:t>
      </w:r>
      <w:del w:id="894" w:author="Iris Bachmann" w:date="2023-01-18T15:14:00Z">
        <w:r w:rsidRPr="00CD3343" w:rsidDel="00F1101D">
          <w:rPr>
            <w:rFonts w:ascii="Times New Roman" w:hAnsi="Times New Roman" w:cs="Times New Roman"/>
          </w:rPr>
          <w:delText>n</w:delText>
        </w:r>
      </w:del>
      <w:r w:rsidRPr="00CD3343">
        <w:rPr>
          <w:rFonts w:ascii="Times New Roman" w:hAnsi="Times New Roman" w:cs="Times New Roman"/>
        </w:rPr>
        <w:t xml:space="preserve"> </w:t>
      </w:r>
      <w:del w:id="895" w:author="Iris Bachmann" w:date="2023-01-18T15:14:00Z">
        <w:r w:rsidRPr="00CD3343" w:rsidDel="00F1101D">
          <w:rPr>
            <w:rFonts w:ascii="Times New Roman" w:hAnsi="Times New Roman" w:cs="Times New Roman"/>
          </w:rPr>
          <w:delText xml:space="preserve">die Amplifikationsergebnisse in </w:delText>
        </w:r>
      </w:del>
      <w:r w:rsidRPr="00CD3343">
        <w:rPr>
          <w:rFonts w:ascii="Times New Roman" w:hAnsi="Times New Roman" w:cs="Times New Roman"/>
        </w:rPr>
        <w:t xml:space="preserve">das </w:t>
      </w:r>
      <w:moveToRangeStart w:id="896" w:author="Gregory Dame" w:date="2023-01-06T13:28:00Z" w:name="move123904110"/>
      <w:commentRangeStart w:id="897"/>
      <w:moveTo w:id="898" w:author="Gregory Dame" w:date="2023-01-06T13:28:00Z">
        <w:del w:id="899" w:author="Iris Bachmann" w:date="2023-01-18T15:14:00Z">
          <w:r w:rsidR="00F25337" w:rsidDel="00F1101D">
            <w:rPr>
              <w:noProof/>
            </w:rPr>
            <w:lastRenderedPageBreak/>
            <w:drawing>
              <wp:inline distT="0" distB="0" distL="0" distR="0" wp14:anchorId="51D0C655" wp14:editId="44917C91">
                <wp:extent cx="5760720" cy="5271135"/>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71135"/>
                        </a:xfrm>
                        <a:prstGeom prst="rect">
                          <a:avLst/>
                        </a:prstGeom>
                      </pic:spPr>
                    </pic:pic>
                  </a:graphicData>
                </a:graphic>
              </wp:inline>
            </w:drawing>
          </w:r>
        </w:del>
      </w:moveTo>
      <w:moveToRangeEnd w:id="896"/>
      <w:commentRangeEnd w:id="897"/>
      <w:r w:rsidR="00CC56EF">
        <w:rPr>
          <w:rStyle w:val="Kommentarzeichen"/>
        </w:rPr>
        <w:commentReference w:id="897"/>
      </w:r>
      <w:r w:rsidRPr="00CD3343">
        <w:rPr>
          <w:rFonts w:ascii="Times New Roman" w:hAnsi="Times New Roman" w:cs="Times New Roman"/>
        </w:rPr>
        <w:t xml:space="preserve">in Kapitel 2.1.5 beschriebene R-Skript </w:t>
      </w:r>
      <w:del w:id="900" w:author="Iris Bachmann" w:date="2023-01-18T15:14:00Z">
        <w:r w:rsidRPr="00CD3343" w:rsidDel="00F1101D">
          <w:rPr>
            <w:rFonts w:ascii="Times New Roman" w:hAnsi="Times New Roman" w:cs="Times New Roman"/>
          </w:rPr>
          <w:delText>eingefügt</w:delText>
        </w:r>
      </w:del>
      <w:ins w:id="901" w:author="Iris Bachmann" w:date="2023-01-18T15:14:00Z">
        <w:r w:rsidR="00F1101D">
          <w:rPr>
            <w:rFonts w:ascii="Times New Roman" w:hAnsi="Times New Roman" w:cs="Times New Roman"/>
          </w:rPr>
          <w:t>benutzt</w:t>
        </w:r>
      </w:ins>
      <w:r w:rsidRPr="00CD3343">
        <w:rPr>
          <w:rFonts w:ascii="Times New Roman" w:hAnsi="Times New Roman" w:cs="Times New Roman"/>
        </w:rPr>
        <w:t>. Die berechnete Sensitivitätsgrenze bei einer 95 %-</w:t>
      </w:r>
      <w:proofErr w:type="spellStart"/>
      <w:ins w:id="902" w:author="Iris Bachmann" w:date="2023-01-18T15:14:00Z">
        <w:del w:id="903" w:author="Gregory Dame" w:date="2023-01-06T13:28:00Z">
          <w:r w:rsidR="00F1101D" w:rsidDel="00F25337">
            <w:rPr>
              <w:noProof/>
            </w:rPr>
            <w:lastRenderedPageBreak/>
            <w:drawing>
              <wp:inline distT="0" distB="0" distL="0" distR="0" wp14:anchorId="7D0CC4E4" wp14:editId="4E699CAD">
                <wp:extent cx="5760720" cy="527113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71135"/>
                        </a:xfrm>
                        <a:prstGeom prst="rect">
                          <a:avLst/>
                        </a:prstGeom>
                      </pic:spPr>
                    </pic:pic>
                  </a:graphicData>
                </a:graphic>
              </wp:inline>
            </w:drawing>
          </w:r>
        </w:del>
      </w:ins>
      <w:r w:rsidRPr="00CD3343">
        <w:rPr>
          <w:rFonts w:ascii="Times New Roman" w:hAnsi="Times New Roman" w:cs="Times New Roman"/>
        </w:rPr>
        <w:t>igen</w:t>
      </w:r>
      <w:proofErr w:type="spellEnd"/>
      <w:r w:rsidRPr="00CD3343">
        <w:rPr>
          <w:rFonts w:ascii="Times New Roman" w:hAnsi="Times New Roman" w:cs="Times New Roman"/>
        </w:rPr>
        <w:t xml:space="preserve"> Wahrscheinlichkeit liegt bei 11,3 </w:t>
      </w:r>
      <w:proofErr w:type="spellStart"/>
      <w:ins w:id="904" w:author="Iris Bachmann" w:date="2023-01-18T15:15:00Z">
        <w:r w:rsidR="00F1101D">
          <w:rPr>
            <w:rFonts w:ascii="Times New Roman" w:hAnsi="Times New Roman" w:cs="Times New Roman"/>
          </w:rPr>
          <w:t>xyz</w:t>
        </w:r>
        <w:proofErr w:type="spellEnd"/>
        <w:r w:rsidR="00F1101D">
          <w:rPr>
            <w:rFonts w:ascii="Times New Roman" w:hAnsi="Times New Roman" w:cs="Times New Roman"/>
          </w:rPr>
          <w:t xml:space="preserve"> </w:t>
        </w:r>
      </w:ins>
      <w:r w:rsidRPr="00CD3343">
        <w:rPr>
          <w:rFonts w:ascii="Times New Roman" w:hAnsi="Times New Roman" w:cs="Times New Roman"/>
        </w:rPr>
        <w:t>Kopien (</w:t>
      </w:r>
      <w:del w:id="905" w:author="Iris Bachmann" w:date="2023-01-18T15:15:00Z">
        <w:r w:rsidRPr="00CD3343" w:rsidDel="00F1101D">
          <w:rPr>
            <w:rFonts w:ascii="Times New Roman" w:hAnsi="Times New Roman" w:cs="Times New Roman"/>
          </w:rPr>
          <w:delText xml:space="preserve">siehe </w:delText>
        </w:r>
      </w:del>
      <w:r w:rsidRPr="00CD3343">
        <w:rPr>
          <w:rFonts w:ascii="Times New Roman" w:hAnsi="Times New Roman" w:cs="Times New Roman"/>
        </w:rPr>
        <w:t>Abbildung 2C).</w:t>
      </w:r>
      <w:ins w:id="906" w:author="Gregory Dame" w:date="2023-01-06T13:28:00Z">
        <w:r w:rsidR="00F25337" w:rsidRPr="00F25337">
          <w:rPr>
            <w:noProof/>
          </w:rPr>
          <w:t xml:space="preserve"> </w:t>
        </w:r>
        <w:r w:rsidR="00F25337">
          <w:rPr>
            <w:noProof/>
          </w:rPr>
          <w:lastRenderedPageBreak/>
          <w:drawing>
            <wp:inline distT="0" distB="0" distL="0" distR="0" wp14:anchorId="051D1ED3" wp14:editId="3EA2914D">
              <wp:extent cx="5760720" cy="5271135"/>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71135"/>
                      </a:xfrm>
                      <a:prstGeom prst="rect">
                        <a:avLst/>
                      </a:prstGeom>
                    </pic:spPr>
                  </pic:pic>
                </a:graphicData>
              </a:graphic>
            </wp:inline>
          </w:drawing>
        </w:r>
      </w:ins>
    </w:p>
    <w:p w14:paraId="4925DCB0" w14:textId="27922E54" w:rsidR="00D91AAD" w:rsidRPr="00CD3343" w:rsidRDefault="00D91AAD" w:rsidP="00B43B35">
      <w:pPr>
        <w:spacing w:line="360" w:lineRule="auto"/>
        <w:jc w:val="both"/>
        <w:rPr>
          <w:rFonts w:ascii="Times New Roman" w:hAnsi="Times New Roman" w:cs="Times New Roman"/>
          <w:b/>
        </w:rPr>
      </w:pPr>
      <w:r w:rsidRPr="00CD3343">
        <w:rPr>
          <w:rFonts w:ascii="Times New Roman" w:hAnsi="Times New Roman" w:cs="Times New Roman"/>
          <w:b/>
        </w:rPr>
        <w:t xml:space="preserve">3.1.4 </w:t>
      </w:r>
      <w:commentRangeStart w:id="907"/>
      <w:r w:rsidRPr="00CD3343">
        <w:rPr>
          <w:rFonts w:ascii="Times New Roman" w:hAnsi="Times New Roman" w:cs="Times New Roman"/>
          <w:b/>
        </w:rPr>
        <w:t xml:space="preserve">Etablierung </w:t>
      </w:r>
      <w:del w:id="908" w:author="Iris Bachmann" w:date="2023-01-18T15:39:00Z">
        <w:r w:rsidRPr="00CD3343" w:rsidDel="00CC1107">
          <w:rPr>
            <w:rFonts w:ascii="Times New Roman" w:hAnsi="Times New Roman" w:cs="Times New Roman"/>
            <w:b/>
          </w:rPr>
          <w:delText xml:space="preserve">der </w:delText>
        </w:r>
      </w:del>
      <w:ins w:id="909" w:author="Iris Bachmann" w:date="2023-01-18T15:39:00Z">
        <w:r w:rsidR="00CC1107" w:rsidRPr="00CD3343">
          <w:rPr>
            <w:rFonts w:ascii="Times New Roman" w:hAnsi="Times New Roman" w:cs="Times New Roman"/>
            <w:b/>
          </w:rPr>
          <w:t>de</w:t>
        </w:r>
        <w:r w:rsidR="00CC1107">
          <w:rPr>
            <w:rFonts w:ascii="Times New Roman" w:hAnsi="Times New Roman" w:cs="Times New Roman"/>
            <w:b/>
          </w:rPr>
          <w:t>s</w:t>
        </w:r>
        <w:r w:rsidR="00CC1107" w:rsidRPr="00CD3343">
          <w:rPr>
            <w:rFonts w:ascii="Times New Roman" w:hAnsi="Times New Roman" w:cs="Times New Roman"/>
            <w:b/>
          </w:rPr>
          <w:t xml:space="preserve"> </w:t>
        </w:r>
      </w:ins>
      <w:r w:rsidRPr="00CD3343">
        <w:rPr>
          <w:rFonts w:ascii="Times New Roman" w:hAnsi="Times New Roman" w:cs="Times New Roman"/>
          <w:b/>
        </w:rPr>
        <w:t xml:space="preserve">Influenza B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w:t>
      </w:r>
      <w:del w:id="910" w:author="Gregory Dame" w:date="2023-01-06T13:01:00Z">
        <w:r w:rsidRPr="00CD3343" w:rsidDel="00F25337">
          <w:rPr>
            <w:rFonts w:ascii="Times New Roman" w:hAnsi="Times New Roman" w:cs="Times New Roman"/>
            <w:b/>
          </w:rPr>
          <w:delText>Apmlifikations</w:delText>
        </w:r>
      </w:del>
      <w:ins w:id="911" w:author="Gregory Dame" w:date="2023-01-06T13:01:00Z">
        <w:r w:rsidR="00F25337" w:rsidRPr="00CD3343">
          <w:rPr>
            <w:rFonts w:ascii="Times New Roman" w:hAnsi="Times New Roman" w:cs="Times New Roman"/>
            <w:b/>
          </w:rPr>
          <w:t>Amplifikation</w:t>
        </w:r>
      </w:ins>
      <w:r w:rsidRPr="00CD3343">
        <w:rPr>
          <w:rFonts w:ascii="Times New Roman" w:hAnsi="Times New Roman" w:cs="Times New Roman"/>
          <w:b/>
        </w:rPr>
        <w:t>-Assays</w:t>
      </w:r>
      <w:commentRangeEnd w:id="907"/>
      <w:r w:rsidR="00F25337">
        <w:rPr>
          <w:rStyle w:val="Kommentarzeichen"/>
        </w:rPr>
        <w:commentReference w:id="907"/>
      </w:r>
    </w:p>
    <w:p w14:paraId="7FE40BF2" w14:textId="10EEE38E" w:rsidR="00D91AAD" w:rsidRPr="00CD3343" w:rsidRDefault="00D91AAD" w:rsidP="00B43B35">
      <w:pPr>
        <w:spacing w:line="360" w:lineRule="auto"/>
        <w:jc w:val="both"/>
        <w:rPr>
          <w:rFonts w:ascii="Times New Roman" w:hAnsi="Times New Roman" w:cs="Times New Roman"/>
        </w:rPr>
      </w:pPr>
      <w:commentRangeStart w:id="912"/>
      <w:r w:rsidRPr="00CD3343">
        <w:rPr>
          <w:rFonts w:ascii="Times New Roman" w:hAnsi="Times New Roman" w:cs="Times New Roman"/>
        </w:rPr>
        <w:t xml:space="preserve">Um das in Kapitel 3.1.1 getestete Primer-Sonden-Set zu </w:t>
      </w:r>
      <w:r w:rsidR="0051247D" w:rsidRPr="00CD3343">
        <w:rPr>
          <w:rFonts w:ascii="Times New Roman" w:hAnsi="Times New Roman" w:cs="Times New Roman"/>
        </w:rPr>
        <w:t>etablieren,</w:t>
      </w:r>
      <w:r w:rsidRPr="00CD3343">
        <w:rPr>
          <w:rFonts w:ascii="Times New Roman" w:hAnsi="Times New Roman" w:cs="Times New Roman"/>
        </w:rPr>
        <w:t xml:space="preserve"> </w:t>
      </w:r>
      <w:commentRangeEnd w:id="912"/>
      <w:r w:rsidR="00F25337">
        <w:rPr>
          <w:rStyle w:val="Kommentarzeichen"/>
        </w:rPr>
        <w:commentReference w:id="912"/>
      </w:r>
      <w:commentRangeStart w:id="913"/>
      <w:commentRangeStart w:id="914"/>
      <w:r w:rsidRPr="00CD3343">
        <w:rPr>
          <w:rFonts w:ascii="Times New Roman" w:hAnsi="Times New Roman" w:cs="Times New Roman"/>
        </w:rPr>
        <w:t xml:space="preserve">wurde eine RPA </w:t>
      </w:r>
      <w:commentRangeEnd w:id="913"/>
      <w:r w:rsidR="00F25337">
        <w:rPr>
          <w:rStyle w:val="Kommentarzeichen"/>
        </w:rPr>
        <w:commentReference w:id="913"/>
      </w:r>
      <w:commentRangeEnd w:id="914"/>
      <w:r w:rsidR="00C40DFD">
        <w:rPr>
          <w:rStyle w:val="Kommentarzeichen"/>
        </w:rPr>
        <w:commentReference w:id="914"/>
      </w:r>
      <w:r w:rsidRPr="00CD3343">
        <w:rPr>
          <w:rFonts w:ascii="Times New Roman" w:hAnsi="Times New Roman" w:cs="Times New Roman"/>
        </w:rPr>
        <w:t xml:space="preserve">im </w:t>
      </w:r>
      <w:del w:id="915" w:author="Gregory Dame" w:date="2023-01-06T13:09:00Z">
        <w:r w:rsidRPr="00CD3343" w:rsidDel="00F25337">
          <w:rPr>
            <w:rFonts w:ascii="Times New Roman" w:hAnsi="Times New Roman" w:cs="Times New Roman"/>
          </w:rPr>
          <w:delText>Original-</w:delText>
        </w:r>
      </w:del>
      <w:ins w:id="916" w:author="Iris Bachmann" w:date="2023-01-19T08:11:00Z">
        <w:r w:rsidR="00C40DFD" w:rsidRPr="00CD3343">
          <w:rPr>
            <w:rFonts w:ascii="Times New Roman" w:hAnsi="Times New Roman" w:cs="Times New Roman"/>
          </w:rPr>
          <w:t xml:space="preserve">50 µl </w:t>
        </w:r>
      </w:ins>
      <w:r w:rsidRPr="00CD3343">
        <w:rPr>
          <w:rFonts w:ascii="Times New Roman" w:hAnsi="Times New Roman" w:cs="Times New Roman"/>
        </w:rPr>
        <w:t xml:space="preserve">Volumen </w:t>
      </w:r>
      <w:del w:id="917" w:author="Iris Bachmann" w:date="2023-01-19T08:11:00Z">
        <w:r w:rsidRPr="00CD3343" w:rsidDel="00C40DFD">
          <w:rPr>
            <w:rFonts w:ascii="Times New Roman" w:hAnsi="Times New Roman" w:cs="Times New Roman"/>
          </w:rPr>
          <w:delText>(50 µl)</w:delText>
        </w:r>
      </w:del>
      <w:r w:rsidRPr="00CD3343">
        <w:rPr>
          <w:rFonts w:ascii="Times New Roman" w:hAnsi="Times New Roman" w:cs="Times New Roman"/>
        </w:rPr>
        <w:t xml:space="preserve"> </w:t>
      </w:r>
      <w:ins w:id="918" w:author="Gregory Dame" w:date="2023-01-06T13:09:00Z">
        <w:r w:rsidR="00F25337">
          <w:rPr>
            <w:rFonts w:ascii="Times New Roman" w:hAnsi="Times New Roman" w:cs="Times New Roman"/>
          </w:rPr>
          <w:t xml:space="preserve">nach Herstellerangabe </w:t>
        </w:r>
      </w:ins>
      <w:del w:id="919" w:author="Iris Bachmann" w:date="2023-01-19T08:11:00Z">
        <w:r w:rsidRPr="00CD3343" w:rsidDel="00C40DFD">
          <w:rPr>
            <w:rFonts w:ascii="Times New Roman" w:hAnsi="Times New Roman" w:cs="Times New Roman"/>
          </w:rPr>
          <w:delText xml:space="preserve">nach der beschriebenen Methode </w:delText>
        </w:r>
      </w:del>
      <w:r w:rsidRPr="00CD3343">
        <w:rPr>
          <w:rFonts w:ascii="Times New Roman" w:hAnsi="Times New Roman" w:cs="Times New Roman"/>
        </w:rPr>
        <w:t>(</w:t>
      </w:r>
      <w:del w:id="920" w:author="Iris Bachmann" w:date="2023-01-19T08:11:00Z">
        <w:r w:rsidRPr="00CD3343" w:rsidDel="00C40DFD">
          <w:rPr>
            <w:rFonts w:ascii="Times New Roman" w:hAnsi="Times New Roman" w:cs="Times New Roman"/>
          </w:rPr>
          <w:delText xml:space="preserve">siehe </w:delText>
        </w:r>
      </w:del>
      <w:r w:rsidRPr="00CD3343">
        <w:rPr>
          <w:rFonts w:ascii="Times New Roman" w:hAnsi="Times New Roman" w:cs="Times New Roman"/>
        </w:rPr>
        <w:t xml:space="preserve">Kapitel 2.3.2.1) und eine RPA im </w:t>
      </w:r>
      <w:ins w:id="921" w:author="Iris Bachmann" w:date="2023-01-19T08:12:00Z">
        <w:r w:rsidR="00C40DFD">
          <w:rPr>
            <w:rFonts w:ascii="Times New Roman" w:hAnsi="Times New Roman" w:cs="Times New Roman"/>
          </w:rPr>
          <w:t>6,2 µl Volumen (1/</w:t>
        </w:r>
      </w:ins>
      <w:r w:rsidRPr="00CD3343">
        <w:rPr>
          <w:rFonts w:ascii="Times New Roman" w:hAnsi="Times New Roman" w:cs="Times New Roman"/>
        </w:rPr>
        <w:t>8</w:t>
      </w:r>
      <w:ins w:id="922" w:author="Iris Bachmann" w:date="2023-01-19T08:12:00Z">
        <w:r w:rsidR="00C40DFD">
          <w:rPr>
            <w:rFonts w:ascii="Times New Roman" w:hAnsi="Times New Roman" w:cs="Times New Roman"/>
          </w:rPr>
          <w:t>-</w:t>
        </w:r>
      </w:ins>
      <w:r w:rsidRPr="00CD3343">
        <w:rPr>
          <w:rFonts w:ascii="Times New Roman" w:hAnsi="Times New Roman" w:cs="Times New Roman"/>
        </w:rPr>
        <w:t>tel</w:t>
      </w:r>
      <w:ins w:id="923" w:author="Iris Bachmann" w:date="2023-01-19T08:12:00Z">
        <w:r w:rsidR="00C40DFD">
          <w:rPr>
            <w:rFonts w:ascii="Times New Roman" w:hAnsi="Times New Roman" w:cs="Times New Roman"/>
          </w:rPr>
          <w:t xml:space="preserve"> des klass. </w:t>
        </w:r>
        <w:proofErr w:type="spellStart"/>
        <w:r w:rsidR="00C40DFD">
          <w:rPr>
            <w:rFonts w:ascii="Times New Roman" w:hAnsi="Times New Roman" w:cs="Times New Roman"/>
          </w:rPr>
          <w:t>RPA</w:t>
        </w:r>
      </w:ins>
      <w:del w:id="924" w:author="Iris Bachmann" w:date="2023-01-19T08:12:00Z">
        <w:r w:rsidRPr="00CD3343" w:rsidDel="00C40DFD">
          <w:rPr>
            <w:rFonts w:ascii="Times New Roman" w:hAnsi="Times New Roman" w:cs="Times New Roman"/>
          </w:rPr>
          <w:delText>-</w:delText>
        </w:r>
      </w:del>
      <w:r w:rsidRPr="00CD3343">
        <w:rPr>
          <w:rFonts w:ascii="Times New Roman" w:hAnsi="Times New Roman" w:cs="Times New Roman"/>
        </w:rPr>
        <w:t>Ansatz</w:t>
      </w:r>
      <w:ins w:id="925" w:author="Iris Bachmann" w:date="2023-01-19T08:12:00Z">
        <w:r w:rsidR="00C40DFD">
          <w:rPr>
            <w:rFonts w:ascii="Times New Roman" w:hAnsi="Times New Roman" w:cs="Times New Roman"/>
          </w:rPr>
          <w:t>es</w:t>
        </w:r>
        <w:proofErr w:type="spellEnd"/>
        <w:r w:rsidR="00C40DFD">
          <w:rPr>
            <w:rFonts w:ascii="Times New Roman" w:hAnsi="Times New Roman" w:cs="Times New Roman"/>
          </w:rPr>
          <w:t>)</w:t>
        </w:r>
      </w:ins>
      <w:r w:rsidRPr="00CD3343">
        <w:rPr>
          <w:rFonts w:ascii="Times New Roman" w:hAnsi="Times New Roman" w:cs="Times New Roman"/>
        </w:rPr>
        <w:t xml:space="preserve"> (</w:t>
      </w:r>
      <w:del w:id="926" w:author="Iris Bachmann" w:date="2023-01-19T08:12:00Z">
        <w:r w:rsidRPr="00CD3343" w:rsidDel="00C40DFD">
          <w:rPr>
            <w:rFonts w:ascii="Times New Roman" w:hAnsi="Times New Roman" w:cs="Times New Roman"/>
          </w:rPr>
          <w:delText xml:space="preserve">Methode siehe </w:delText>
        </w:r>
      </w:del>
      <w:r w:rsidRPr="00CD3343">
        <w:rPr>
          <w:rFonts w:ascii="Times New Roman" w:hAnsi="Times New Roman" w:cs="Times New Roman"/>
        </w:rPr>
        <w:t>Kapitel 2.3.2.2)</w:t>
      </w:r>
      <w:ins w:id="927" w:author="Iris Bachmann" w:date="2023-01-19T08:22:00Z">
        <w:r w:rsidR="00B41AE7">
          <w:rPr>
            <w:rFonts w:ascii="Times New Roman" w:hAnsi="Times New Roman" w:cs="Times New Roman"/>
          </w:rPr>
          <w:t xml:space="preserve"> und in Abbildung 3 zusammengefasst.</w:t>
        </w:r>
      </w:ins>
      <w:r w:rsidRPr="00CD3343">
        <w:rPr>
          <w:rFonts w:ascii="Times New Roman" w:hAnsi="Times New Roman" w:cs="Times New Roman"/>
        </w:rPr>
        <w:t xml:space="preserve"> </w:t>
      </w:r>
      <w:commentRangeStart w:id="928"/>
      <w:del w:id="929" w:author="Iris Bachmann" w:date="2023-01-19T08:22:00Z">
        <w:r w:rsidRPr="00CD3343" w:rsidDel="00B41AE7">
          <w:rPr>
            <w:rFonts w:ascii="Times New Roman" w:hAnsi="Times New Roman" w:cs="Times New Roman"/>
          </w:rPr>
          <w:delText xml:space="preserve">mit jeweils </w:delText>
        </w:r>
        <w:commentRangeStart w:id="930"/>
        <w:commentRangeStart w:id="931"/>
        <w:r w:rsidRPr="00CD3343" w:rsidDel="00B41AE7">
          <w:rPr>
            <w:rFonts w:ascii="Times New Roman" w:hAnsi="Times New Roman" w:cs="Times New Roman"/>
          </w:rPr>
          <w:delText>10</w:delText>
        </w:r>
        <w:r w:rsidRPr="00F25337" w:rsidDel="00B41AE7">
          <w:rPr>
            <w:rFonts w:ascii="Times New Roman" w:hAnsi="Times New Roman" w:cs="Times New Roman"/>
            <w:vertAlign w:val="superscript"/>
            <w:rPrChange w:id="932" w:author="Gregory Dame" w:date="2023-01-06T13:10:00Z">
              <w:rPr>
                <w:rFonts w:ascii="Times New Roman" w:hAnsi="Times New Roman" w:cs="Times New Roman"/>
              </w:rPr>
            </w:rPrChange>
          </w:rPr>
          <w:delText>6</w:delText>
        </w:r>
        <w:r w:rsidRPr="00CD3343" w:rsidDel="00B41AE7">
          <w:rPr>
            <w:rFonts w:ascii="Times New Roman" w:hAnsi="Times New Roman" w:cs="Times New Roman"/>
          </w:rPr>
          <w:delText xml:space="preserve"> Virus RNA Kopien/µl </w:delText>
        </w:r>
        <w:commentRangeEnd w:id="930"/>
        <w:r w:rsidR="00F25337" w:rsidDel="00B41AE7">
          <w:rPr>
            <w:rStyle w:val="Kommentarzeichen"/>
          </w:rPr>
          <w:commentReference w:id="930"/>
        </w:r>
        <w:r w:rsidRPr="00CD3343" w:rsidDel="00B41AE7">
          <w:rPr>
            <w:rFonts w:ascii="Times New Roman" w:hAnsi="Times New Roman" w:cs="Times New Roman"/>
          </w:rPr>
          <w:delText xml:space="preserve">durchgeführt. Die Amplifikation wurde bei </w:delText>
        </w:r>
        <w:commentRangeStart w:id="933"/>
        <w:r w:rsidRPr="00CC1107" w:rsidDel="00B41AE7">
          <w:rPr>
            <w:rFonts w:ascii="Times New Roman" w:hAnsi="Times New Roman" w:cs="Times New Roman"/>
          </w:rPr>
          <w:delText>40 °C</w:delText>
        </w:r>
        <w:r w:rsidRPr="00CD3343" w:rsidDel="00B41AE7">
          <w:rPr>
            <w:rFonts w:ascii="Times New Roman" w:hAnsi="Times New Roman" w:cs="Times New Roman"/>
          </w:rPr>
          <w:delText xml:space="preserve"> </w:delText>
        </w:r>
        <w:commentRangeEnd w:id="933"/>
        <w:r w:rsidR="00F25337" w:rsidDel="00B41AE7">
          <w:rPr>
            <w:rStyle w:val="Kommentarzeichen"/>
          </w:rPr>
          <w:commentReference w:id="933"/>
        </w:r>
        <w:r w:rsidRPr="00CD3343" w:rsidDel="00B41AE7">
          <w:rPr>
            <w:rFonts w:ascii="Times New Roman" w:hAnsi="Times New Roman" w:cs="Times New Roman"/>
          </w:rPr>
          <w:delText>durchgeführt</w:delText>
        </w:r>
        <w:commentRangeEnd w:id="931"/>
        <w:r w:rsidR="00C40DFD" w:rsidDel="00B41AE7">
          <w:rPr>
            <w:rStyle w:val="Kommentarzeichen"/>
          </w:rPr>
          <w:commentReference w:id="931"/>
        </w:r>
        <w:r w:rsidRPr="00CD3343" w:rsidDel="00B41AE7">
          <w:rPr>
            <w:rFonts w:ascii="Times New Roman" w:hAnsi="Times New Roman" w:cs="Times New Roman"/>
          </w:rPr>
          <w:delText xml:space="preserve">. </w:delText>
        </w:r>
        <w:commentRangeStart w:id="934"/>
        <w:commentRangeStart w:id="935"/>
        <w:r w:rsidRPr="00CD3343" w:rsidDel="00B41AE7">
          <w:rPr>
            <w:rFonts w:ascii="Times New Roman" w:hAnsi="Times New Roman" w:cs="Times New Roman"/>
          </w:rPr>
          <w:delText>Eine Unterbrechung der Messung durch einen Mischschritt fand nicht statt</w:delText>
        </w:r>
        <w:commentRangeEnd w:id="934"/>
        <w:r w:rsidR="00F25337" w:rsidDel="00B41AE7">
          <w:rPr>
            <w:rStyle w:val="Kommentarzeichen"/>
          </w:rPr>
          <w:commentReference w:id="934"/>
        </w:r>
        <w:commentRangeEnd w:id="935"/>
        <w:r w:rsidR="00F25337" w:rsidDel="00B41AE7">
          <w:rPr>
            <w:rStyle w:val="Kommentarzeichen"/>
          </w:rPr>
          <w:commentReference w:id="935"/>
        </w:r>
        <w:r w:rsidRPr="00CD3343" w:rsidDel="00B41AE7">
          <w:rPr>
            <w:rFonts w:ascii="Times New Roman" w:hAnsi="Times New Roman" w:cs="Times New Roman"/>
          </w:rPr>
          <w:delText xml:space="preserve">. Die normalisierten Fluoreszenzdaten sind in Abbildung 3 gezeigt. </w:delText>
        </w:r>
        <w:commentRangeEnd w:id="928"/>
        <w:r w:rsidR="00B41AE7" w:rsidDel="00B41AE7">
          <w:rPr>
            <w:rStyle w:val="Kommentarzeichen"/>
          </w:rPr>
          <w:commentReference w:id="928"/>
        </w:r>
      </w:del>
      <w:commentRangeStart w:id="936"/>
      <w:r w:rsidRPr="00CD3343">
        <w:rPr>
          <w:rFonts w:ascii="Times New Roman" w:hAnsi="Times New Roman" w:cs="Times New Roman"/>
        </w:rPr>
        <w:t>Es ist zu erkennen, dass die 8tel RPA im Vergleich zu der 50 µl RPA im Verlauf der Reaktion an maximaler Intensität verliert. Um die Anstiegszeiten der beiden RPA</w:t>
      </w:r>
      <w:r w:rsidR="009B1E10" w:rsidRPr="00CD3343">
        <w:rPr>
          <w:rFonts w:ascii="Times New Roman" w:hAnsi="Times New Roman" w:cs="Times New Roman"/>
        </w:rPr>
        <w:t>-</w:t>
      </w:r>
      <w:r w:rsidRPr="00CD3343">
        <w:rPr>
          <w:rFonts w:ascii="Times New Roman" w:hAnsi="Times New Roman" w:cs="Times New Roman"/>
        </w:rPr>
        <w:t xml:space="preserve">Reaktionstypen zu vergleichen, </w:t>
      </w:r>
      <w:commentRangeEnd w:id="936"/>
      <w:r w:rsidR="00F25337">
        <w:rPr>
          <w:rStyle w:val="Kommentarzeichen"/>
        </w:rPr>
        <w:commentReference w:id="936"/>
      </w:r>
      <w:r w:rsidRPr="00CD3343">
        <w:rPr>
          <w:rFonts w:ascii="Times New Roman" w:hAnsi="Times New Roman" w:cs="Times New Roman"/>
        </w:rPr>
        <w:t xml:space="preserve">wurden die nach Kapitel 2.1.3 ermittelten TT-Werte </w:t>
      </w:r>
      <w:proofErr w:type="gramStart"/>
      <w:r w:rsidR="008B75C4" w:rsidRPr="00CD3343">
        <w:rPr>
          <w:rFonts w:ascii="Times New Roman" w:hAnsi="Times New Roman" w:cs="Times New Roman"/>
        </w:rPr>
        <w:t>mit</w:t>
      </w:r>
      <w:proofErr w:type="gramEnd"/>
      <w:r w:rsidRPr="00CD3343">
        <w:rPr>
          <w:rFonts w:ascii="Times New Roman" w:hAnsi="Times New Roman" w:cs="Times New Roman"/>
        </w:rPr>
        <w:t xml:space="preserve"> der in Kapitel 2.1.4 beschriebenen Methode untersucht. Es konnte kein signifikanter Unterschied der Anstiegszeit zwischen den beiden Reaktionstypen festgestellt werden (siehe Tabelle 11 im </w:t>
      </w:r>
      <w:commentRangeStart w:id="937"/>
      <w:r w:rsidRPr="00CD3343">
        <w:rPr>
          <w:rFonts w:ascii="Times New Roman" w:hAnsi="Times New Roman" w:cs="Times New Roman"/>
        </w:rPr>
        <w:t>Anhang</w:t>
      </w:r>
      <w:commentRangeEnd w:id="937"/>
      <w:r w:rsidR="00B41AE7">
        <w:rPr>
          <w:rStyle w:val="Kommentarzeichen"/>
        </w:rPr>
        <w:commentReference w:id="937"/>
      </w:r>
      <w:r w:rsidRPr="00CD3343">
        <w:rPr>
          <w:rFonts w:ascii="Times New Roman" w:hAnsi="Times New Roman" w:cs="Times New Roman"/>
        </w:rPr>
        <w:t>).</w:t>
      </w:r>
    </w:p>
    <w:p w14:paraId="1E559A2C" w14:textId="3DE460F6" w:rsidR="00B80342" w:rsidRDefault="00005ED1" w:rsidP="00B43B35">
      <w:pPr>
        <w:spacing w:line="360" w:lineRule="auto"/>
      </w:pPr>
      <w:moveFromRangeStart w:id="938" w:author="Gregory Dame" w:date="2023-01-06T13:28:00Z" w:name="move123904110"/>
      <w:moveFrom w:id="939" w:author="Gregory Dame" w:date="2023-01-06T13:28:00Z">
        <w:del w:id="940" w:author="Iris Bachmann" w:date="2023-01-18T15:40:00Z">
          <w:r w:rsidDel="00CC1107">
            <w:rPr>
              <w:noProof/>
            </w:rPr>
            <w:lastRenderedPageBreak/>
            <w:drawing>
              <wp:inline distT="0" distB="0" distL="0" distR="0" wp14:anchorId="00D7F20D" wp14:editId="7D688CF0">
                <wp:extent cx="5760720" cy="527113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71135"/>
                        </a:xfrm>
                        <a:prstGeom prst="rect">
                          <a:avLst/>
                        </a:prstGeom>
                      </pic:spPr>
                    </pic:pic>
                  </a:graphicData>
                </a:graphic>
              </wp:inline>
            </w:drawing>
          </w:r>
        </w:del>
      </w:moveFrom>
      <w:moveFromRangeEnd w:id="938"/>
    </w:p>
    <w:p w14:paraId="36870B81" w14:textId="77777777" w:rsidR="00005ED1" w:rsidRDefault="00005ED1" w:rsidP="00B43B35">
      <w:pPr>
        <w:spacing w:line="360" w:lineRule="auto"/>
      </w:pPr>
    </w:p>
    <w:p w14:paraId="71410D2F" w14:textId="529E3BA6" w:rsidR="00005ED1" w:rsidRDefault="00002A31" w:rsidP="00B43B35">
      <w:pPr>
        <w:spacing w:line="360" w:lineRule="auto"/>
      </w:pPr>
      <w:commentRangeStart w:id="941"/>
      <w:r>
        <w:rPr>
          <w:noProof/>
        </w:rPr>
        <w:lastRenderedPageBreak/>
        <w:drawing>
          <wp:inline distT="0" distB="0" distL="0" distR="0" wp14:anchorId="1B632061" wp14:editId="09745ABC">
            <wp:extent cx="5760720" cy="3597275"/>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97275"/>
                    </a:xfrm>
                    <a:prstGeom prst="rect">
                      <a:avLst/>
                    </a:prstGeom>
                  </pic:spPr>
                </pic:pic>
              </a:graphicData>
            </a:graphic>
          </wp:inline>
        </w:drawing>
      </w:r>
      <w:commentRangeEnd w:id="941"/>
      <w:r w:rsidR="00547FC5">
        <w:rPr>
          <w:rStyle w:val="Kommentarzeichen"/>
        </w:rPr>
        <w:commentReference w:id="941"/>
      </w:r>
    </w:p>
    <w:p w14:paraId="4D4FD271" w14:textId="212AFB5F" w:rsidR="00A77F1E" w:rsidRPr="00CD3343" w:rsidRDefault="00A77F1E" w:rsidP="00B43B35">
      <w:pPr>
        <w:spacing w:line="360" w:lineRule="auto"/>
        <w:jc w:val="both"/>
        <w:rPr>
          <w:rFonts w:ascii="Times New Roman" w:hAnsi="Times New Roman" w:cs="Times New Roman"/>
          <w:b/>
        </w:rPr>
      </w:pPr>
      <w:commentRangeStart w:id="942"/>
      <w:commentRangeStart w:id="943"/>
      <w:r w:rsidRPr="00A77F1E">
        <w:rPr>
          <w:b/>
        </w:rPr>
        <w:t>3.</w:t>
      </w:r>
      <w:ins w:id="944" w:author="Gregory Dame" w:date="2023-01-06T14:20:00Z">
        <w:r w:rsidR="00F25337">
          <w:rPr>
            <w:rFonts w:ascii="Times New Roman" w:hAnsi="Times New Roman" w:cs="Times New Roman"/>
            <w:b/>
          </w:rPr>
          <w:t xml:space="preserve">2 </w:t>
        </w:r>
        <w:commentRangeEnd w:id="942"/>
        <w:r w:rsidR="00F25337">
          <w:rPr>
            <w:rStyle w:val="Kommentarzeichen"/>
          </w:rPr>
          <w:commentReference w:id="942"/>
        </w:r>
      </w:ins>
      <w:commentRangeEnd w:id="943"/>
      <w:r w:rsidR="00547FC5">
        <w:rPr>
          <w:rStyle w:val="Kommentarzeichen"/>
        </w:rPr>
        <w:commentReference w:id="943"/>
      </w:r>
      <w:del w:id="945" w:author="Gregory Dame" w:date="2023-01-06T14:20:00Z">
        <w:r w:rsidRPr="00CD3343" w:rsidDel="00F25337">
          <w:rPr>
            <w:rFonts w:ascii="Times New Roman" w:hAnsi="Times New Roman" w:cs="Times New Roman"/>
            <w:b/>
          </w:rPr>
          <w:delText xml:space="preserve">1.5 </w:delText>
        </w:r>
      </w:del>
      <w:r w:rsidRPr="00CD3343">
        <w:rPr>
          <w:rFonts w:ascii="Times New Roman" w:hAnsi="Times New Roman" w:cs="Times New Roman"/>
          <w:b/>
        </w:rPr>
        <w:t xml:space="preserve">Optimierung der Influenza B </w:t>
      </w:r>
      <w:proofErr w:type="spellStart"/>
      <w:r w:rsidRPr="00CD3343">
        <w:rPr>
          <w:rFonts w:ascii="Times New Roman" w:hAnsi="Times New Roman" w:cs="Times New Roman"/>
          <w:b/>
        </w:rPr>
        <w:t>Rekombinase</w:t>
      </w:r>
      <w:proofErr w:type="spellEnd"/>
      <w:r w:rsidRPr="00CD3343">
        <w:rPr>
          <w:rFonts w:ascii="Times New Roman" w:hAnsi="Times New Roman" w:cs="Times New Roman"/>
          <w:b/>
        </w:rPr>
        <w:t xml:space="preserve"> Polymerase Amplifikation </w:t>
      </w:r>
    </w:p>
    <w:p w14:paraId="78C6404E" w14:textId="145B7B0F" w:rsidR="00F25337" w:rsidRDefault="00F25337" w:rsidP="00B43B35">
      <w:pPr>
        <w:spacing w:line="360" w:lineRule="auto"/>
        <w:jc w:val="both"/>
        <w:rPr>
          <w:ins w:id="946" w:author="Gregory Dame" w:date="2023-01-06T14:23:00Z"/>
          <w:rFonts w:ascii="Times New Roman" w:hAnsi="Times New Roman" w:cs="Times New Roman"/>
        </w:rPr>
      </w:pPr>
      <w:proofErr w:type="spellStart"/>
      <w:ins w:id="947" w:author="Gregory Dame" w:date="2023-01-06T14:24:00Z">
        <w:r>
          <w:rPr>
            <w:rFonts w:ascii="Times New Roman" w:hAnsi="Times New Roman" w:cs="Times New Roman"/>
          </w:rPr>
          <w:t>Temparaturparameter</w:t>
        </w:r>
        <w:proofErr w:type="spellEnd"/>
        <w:r>
          <w:rPr>
            <w:rFonts w:ascii="Times New Roman" w:hAnsi="Times New Roman" w:cs="Times New Roman"/>
          </w:rPr>
          <w:t xml:space="preserve"> </w:t>
        </w:r>
      </w:ins>
    </w:p>
    <w:p w14:paraId="53FE332D" w14:textId="77777777" w:rsidR="00F25337" w:rsidRDefault="00F25337" w:rsidP="00B43B35">
      <w:pPr>
        <w:spacing w:line="360" w:lineRule="auto"/>
        <w:jc w:val="both"/>
        <w:rPr>
          <w:ins w:id="948" w:author="Gregory Dame" w:date="2023-01-06T14:23:00Z"/>
          <w:rFonts w:ascii="Times New Roman" w:hAnsi="Times New Roman" w:cs="Times New Roman"/>
        </w:rPr>
      </w:pPr>
    </w:p>
    <w:p w14:paraId="1DD7FB25" w14:textId="16113008" w:rsidR="00547FC5" w:rsidRDefault="00A77F1E" w:rsidP="00B43B35">
      <w:pPr>
        <w:spacing w:line="360" w:lineRule="auto"/>
        <w:jc w:val="both"/>
        <w:rPr>
          <w:ins w:id="949" w:author="Iris Bachmann" w:date="2023-01-19T08:37:00Z"/>
          <w:rFonts w:ascii="Times New Roman" w:hAnsi="Times New Roman" w:cs="Times New Roman"/>
        </w:rPr>
      </w:pPr>
      <w:commentRangeStart w:id="950"/>
      <w:del w:id="951" w:author="Iris Bachmann" w:date="2023-01-19T08:33:00Z">
        <w:r w:rsidRPr="00CD3343" w:rsidDel="00547FC5">
          <w:rPr>
            <w:rFonts w:ascii="Times New Roman" w:hAnsi="Times New Roman" w:cs="Times New Roman"/>
          </w:rPr>
          <w:delText>Um d</w:delText>
        </w:r>
      </w:del>
      <w:ins w:id="952" w:author="Iris Bachmann" w:date="2023-01-19T08:33:00Z">
        <w:r w:rsidR="00547FC5">
          <w:rPr>
            <w:rFonts w:ascii="Times New Roman" w:hAnsi="Times New Roman" w:cs="Times New Roman"/>
          </w:rPr>
          <w:t>D</w:t>
        </w:r>
      </w:ins>
      <w:r w:rsidRPr="00CD3343">
        <w:rPr>
          <w:rFonts w:ascii="Times New Roman" w:hAnsi="Times New Roman" w:cs="Times New Roman"/>
        </w:rPr>
        <w:t xml:space="preserve">ie Influenza B RPA </w:t>
      </w:r>
      <w:del w:id="953" w:author="Iris Bachmann" w:date="2023-01-19T08:36:00Z">
        <w:r w:rsidRPr="00CD3343" w:rsidDel="00547FC5">
          <w:rPr>
            <w:rFonts w:ascii="Times New Roman" w:hAnsi="Times New Roman" w:cs="Times New Roman"/>
          </w:rPr>
          <w:delText xml:space="preserve">zu optimieren, </w:delText>
        </w:r>
        <w:commentRangeEnd w:id="950"/>
        <w:r w:rsidR="00F25337" w:rsidDel="00547FC5">
          <w:rPr>
            <w:rStyle w:val="Kommentarzeichen"/>
          </w:rPr>
          <w:commentReference w:id="950"/>
        </w:r>
        <w:r w:rsidRPr="00CD3343" w:rsidDel="00547FC5">
          <w:rPr>
            <w:rFonts w:ascii="Times New Roman" w:hAnsi="Times New Roman" w:cs="Times New Roman"/>
          </w:rPr>
          <w:delText>wurden die</w:delText>
        </w:r>
      </w:del>
      <w:ins w:id="954" w:author="Iris Bachmann" w:date="2023-01-19T08:36:00Z">
        <w:r w:rsidR="00547FC5">
          <w:rPr>
            <w:rFonts w:ascii="Times New Roman" w:hAnsi="Times New Roman" w:cs="Times New Roman"/>
          </w:rPr>
          <w:t>wurde hinsichtlich der</w:t>
        </w:r>
      </w:ins>
      <w:r w:rsidRPr="00CD3343">
        <w:rPr>
          <w:rFonts w:ascii="Times New Roman" w:hAnsi="Times New Roman" w:cs="Times New Roman"/>
        </w:rPr>
        <w:t xml:space="preserve"> </w:t>
      </w:r>
      <w:commentRangeStart w:id="955"/>
      <w:commentRangeStart w:id="956"/>
      <w:r w:rsidRPr="00CD3343">
        <w:rPr>
          <w:rFonts w:ascii="Times New Roman" w:hAnsi="Times New Roman" w:cs="Times New Roman"/>
        </w:rPr>
        <w:t xml:space="preserve">Reaktionsparameter </w:t>
      </w:r>
      <w:ins w:id="957" w:author="Iris Bachmann" w:date="2023-01-19T08:38:00Z">
        <w:r w:rsidR="00547FC5" w:rsidRPr="00CD3343">
          <w:rPr>
            <w:rFonts w:ascii="Times New Roman" w:hAnsi="Times New Roman" w:cs="Times New Roman"/>
          </w:rPr>
          <w:t>Reaktionstemperatur</w:t>
        </w:r>
        <w:r w:rsidR="00547FC5">
          <w:rPr>
            <w:rFonts w:ascii="Times New Roman" w:hAnsi="Times New Roman" w:cs="Times New Roman"/>
          </w:rPr>
          <w:t xml:space="preserve"> (Abschnitt </w:t>
        </w:r>
        <w:proofErr w:type="spellStart"/>
        <w:r w:rsidR="00547FC5">
          <w:rPr>
            <w:rFonts w:ascii="Times New Roman" w:hAnsi="Times New Roman" w:cs="Times New Roman"/>
          </w:rPr>
          <w:t>xyz</w:t>
        </w:r>
        <w:proofErr w:type="spellEnd"/>
        <w:r w:rsidR="00547FC5">
          <w:rPr>
            <w:rFonts w:ascii="Times New Roman" w:hAnsi="Times New Roman" w:cs="Times New Roman"/>
          </w:rPr>
          <w:t>)</w:t>
        </w:r>
        <w:r w:rsidR="00547FC5" w:rsidRPr="00CD3343">
          <w:rPr>
            <w:rFonts w:ascii="Times New Roman" w:hAnsi="Times New Roman" w:cs="Times New Roman"/>
          </w:rPr>
          <w:t xml:space="preserve"> </w:t>
        </w:r>
      </w:ins>
      <w:del w:id="958" w:author="Iris Bachmann" w:date="2023-01-19T08:38:00Z">
        <w:r w:rsidRPr="00CD3343" w:rsidDel="00547FC5">
          <w:rPr>
            <w:rFonts w:ascii="Times New Roman" w:hAnsi="Times New Roman" w:cs="Times New Roman"/>
          </w:rPr>
          <w:delText xml:space="preserve">Mischzeit </w:delText>
        </w:r>
      </w:del>
      <w:r w:rsidRPr="00CD3343">
        <w:rPr>
          <w:rFonts w:ascii="Times New Roman" w:hAnsi="Times New Roman" w:cs="Times New Roman"/>
        </w:rPr>
        <w:t xml:space="preserve">und </w:t>
      </w:r>
      <w:commentRangeEnd w:id="955"/>
      <w:r w:rsidR="00F25337">
        <w:rPr>
          <w:rStyle w:val="Kommentarzeichen"/>
        </w:rPr>
        <w:commentReference w:id="955"/>
      </w:r>
      <w:commentRangeEnd w:id="956"/>
      <w:r w:rsidR="00F25337">
        <w:rPr>
          <w:rStyle w:val="Kommentarzeichen"/>
        </w:rPr>
        <w:commentReference w:id="956"/>
      </w:r>
      <w:del w:id="959" w:author="Iris Bachmann" w:date="2023-01-19T08:38:00Z">
        <w:r w:rsidRPr="00CD3343" w:rsidDel="00547FC5">
          <w:rPr>
            <w:rFonts w:ascii="Times New Roman" w:hAnsi="Times New Roman" w:cs="Times New Roman"/>
          </w:rPr>
          <w:delText>Reaktionstemperatur</w:delText>
        </w:r>
      </w:del>
      <w:r w:rsidRPr="00CD3343">
        <w:rPr>
          <w:rFonts w:ascii="Times New Roman" w:hAnsi="Times New Roman" w:cs="Times New Roman"/>
        </w:rPr>
        <w:t xml:space="preserve"> </w:t>
      </w:r>
      <w:ins w:id="960" w:author="Iris Bachmann" w:date="2023-01-19T08:38:00Z">
        <w:r w:rsidR="00547FC5" w:rsidRPr="00CD3343">
          <w:rPr>
            <w:rFonts w:ascii="Times New Roman" w:hAnsi="Times New Roman" w:cs="Times New Roman"/>
          </w:rPr>
          <w:t xml:space="preserve">Mischzeit </w:t>
        </w:r>
        <w:r w:rsidR="00547FC5">
          <w:rPr>
            <w:rFonts w:ascii="Times New Roman" w:hAnsi="Times New Roman" w:cs="Times New Roman"/>
          </w:rPr>
          <w:t xml:space="preserve">(Abschnitt) </w:t>
        </w:r>
      </w:ins>
      <w:r w:rsidRPr="00CD3343">
        <w:rPr>
          <w:rFonts w:ascii="Times New Roman" w:hAnsi="Times New Roman" w:cs="Times New Roman"/>
        </w:rPr>
        <w:t>untersucht</w:t>
      </w:r>
      <w:ins w:id="961" w:author="Iris Bachmann" w:date="2023-01-19T08:49:00Z">
        <w:r w:rsidR="00EE2F60">
          <w:rPr>
            <w:rFonts w:ascii="Times New Roman" w:hAnsi="Times New Roman" w:cs="Times New Roman"/>
          </w:rPr>
          <w:t xml:space="preserve"> und sind in Abbildung 4 zusammengefasst.</w:t>
        </w:r>
      </w:ins>
      <w:del w:id="962" w:author="Iris Bachmann" w:date="2023-01-19T08:49:00Z">
        <w:r w:rsidRPr="00CD3343" w:rsidDel="00EE2F60">
          <w:rPr>
            <w:rFonts w:ascii="Times New Roman" w:hAnsi="Times New Roman" w:cs="Times New Roman"/>
          </w:rPr>
          <w:delText>,</w:delText>
        </w:r>
      </w:del>
      <w:r w:rsidRPr="00CD3343">
        <w:rPr>
          <w:rFonts w:ascii="Times New Roman" w:hAnsi="Times New Roman" w:cs="Times New Roman"/>
        </w:rPr>
        <w:t xml:space="preserve"> </w:t>
      </w:r>
      <w:commentRangeStart w:id="963"/>
      <w:del w:id="964" w:author="Iris Bachmann" w:date="2023-01-19T08:37:00Z">
        <w:r w:rsidRPr="00CD3343" w:rsidDel="00547FC5">
          <w:rPr>
            <w:rFonts w:ascii="Times New Roman" w:hAnsi="Times New Roman" w:cs="Times New Roman"/>
          </w:rPr>
          <w:delText xml:space="preserve">um die bestmöglichen Reaktionsbedingungen zu ermitteln. </w:delText>
        </w:r>
        <w:commentRangeEnd w:id="963"/>
        <w:r w:rsidR="00547FC5" w:rsidDel="00547FC5">
          <w:rPr>
            <w:rStyle w:val="Kommentarzeichen"/>
          </w:rPr>
          <w:commentReference w:id="963"/>
        </w:r>
      </w:del>
      <w:r w:rsidRPr="00CD3343">
        <w:rPr>
          <w:rFonts w:ascii="Times New Roman" w:hAnsi="Times New Roman" w:cs="Times New Roman"/>
        </w:rPr>
        <w:t xml:space="preserve">Des Weiteren wurde in </w:t>
      </w:r>
      <w:commentRangeStart w:id="965"/>
      <w:proofErr w:type="gramStart"/>
      <w:r w:rsidRPr="00CD3343">
        <w:rPr>
          <w:rFonts w:ascii="Times New Roman" w:hAnsi="Times New Roman" w:cs="Times New Roman"/>
        </w:rPr>
        <w:t>Kapitel ??</w:t>
      </w:r>
      <w:proofErr w:type="gramEnd"/>
      <w:r w:rsidRPr="00CD3343">
        <w:rPr>
          <w:rFonts w:ascii="Times New Roman" w:hAnsi="Times New Roman" w:cs="Times New Roman"/>
        </w:rPr>
        <w:t xml:space="preserve"> </w:t>
      </w:r>
      <w:commentRangeEnd w:id="965"/>
      <w:r w:rsidR="00547FC5">
        <w:rPr>
          <w:rStyle w:val="Kommentarzeichen"/>
        </w:rPr>
        <w:commentReference w:id="965"/>
      </w:r>
      <w:r w:rsidRPr="00CD3343">
        <w:rPr>
          <w:rFonts w:ascii="Times New Roman" w:hAnsi="Times New Roman" w:cs="Times New Roman"/>
        </w:rPr>
        <w:t xml:space="preserve">gezeigt, dass eine erhöhte </w:t>
      </w:r>
      <w:del w:id="966" w:author="Gregory Dame" w:date="2023-01-06T14:09:00Z">
        <w:r w:rsidRPr="00CD3343" w:rsidDel="00F25337">
          <w:rPr>
            <w:rFonts w:ascii="Times New Roman" w:hAnsi="Times New Roman" w:cs="Times New Roman"/>
          </w:rPr>
          <w:delText>Reverse</w:delText>
        </w:r>
      </w:del>
      <w:ins w:id="967" w:author="Gregory Dame" w:date="2023-01-06T14:09:00Z">
        <w:r w:rsidR="00F25337">
          <w:rPr>
            <w:rFonts w:ascii="Times New Roman" w:hAnsi="Times New Roman" w:cs="Times New Roman"/>
          </w:rPr>
          <w:t>r</w:t>
        </w:r>
        <w:r w:rsidR="00F25337" w:rsidRPr="00CD3343">
          <w:rPr>
            <w:rFonts w:ascii="Times New Roman" w:hAnsi="Times New Roman" w:cs="Times New Roman"/>
          </w:rPr>
          <w:t>everse</w:t>
        </w:r>
        <w:r w:rsidR="00F25337">
          <w:rPr>
            <w:rFonts w:ascii="Times New Roman" w:hAnsi="Times New Roman" w:cs="Times New Roman"/>
          </w:rPr>
          <w:t xml:space="preserve"> </w:t>
        </w:r>
      </w:ins>
      <w:del w:id="968" w:author="Gregory Dame" w:date="2023-01-06T14:09:00Z">
        <w:r w:rsidRPr="00CD3343" w:rsidDel="00F25337">
          <w:rPr>
            <w:rFonts w:ascii="Times New Roman" w:hAnsi="Times New Roman" w:cs="Times New Roman"/>
          </w:rPr>
          <w:delText>primer</w:delText>
        </w:r>
      </w:del>
      <w:proofErr w:type="spellStart"/>
      <w:ins w:id="969" w:author="Gregory Dame" w:date="2023-01-06T14:09:00Z">
        <w:r w:rsidR="00F25337">
          <w:rPr>
            <w:rFonts w:ascii="Times New Roman" w:hAnsi="Times New Roman" w:cs="Times New Roman"/>
          </w:rPr>
          <w:t>P</w:t>
        </w:r>
        <w:r w:rsidR="00F25337" w:rsidRPr="00CD3343">
          <w:rPr>
            <w:rFonts w:ascii="Times New Roman" w:hAnsi="Times New Roman" w:cs="Times New Roman"/>
          </w:rPr>
          <w:t>rimer</w:t>
        </w:r>
        <w:r w:rsidR="00F25337">
          <w:rPr>
            <w:rFonts w:ascii="Times New Roman" w:hAnsi="Times New Roman" w:cs="Times New Roman"/>
          </w:rPr>
          <w:t>k</w:t>
        </w:r>
      </w:ins>
      <w:del w:id="970" w:author="Gregory Dame" w:date="2023-01-06T14:09:00Z">
        <w:r w:rsidRPr="00CD3343" w:rsidDel="00F25337">
          <w:rPr>
            <w:rFonts w:ascii="Times New Roman" w:hAnsi="Times New Roman" w:cs="Times New Roman"/>
          </w:rPr>
          <w:delText>-K</w:delText>
        </w:r>
      </w:del>
      <w:r w:rsidRPr="00CD3343">
        <w:rPr>
          <w:rFonts w:ascii="Times New Roman" w:hAnsi="Times New Roman" w:cs="Times New Roman"/>
        </w:rPr>
        <w:t>onzentration</w:t>
      </w:r>
      <w:proofErr w:type="spellEnd"/>
      <w:r w:rsidRPr="00CD3343">
        <w:rPr>
          <w:rFonts w:ascii="Times New Roman" w:hAnsi="Times New Roman" w:cs="Times New Roman"/>
        </w:rPr>
        <w:t xml:space="preserve"> bessere Amplifikation zur Folge hat. </w:t>
      </w:r>
      <w:commentRangeStart w:id="971"/>
      <w:commentRangeStart w:id="972"/>
      <w:r w:rsidRPr="00CD3343">
        <w:rPr>
          <w:rFonts w:ascii="Times New Roman" w:hAnsi="Times New Roman" w:cs="Times New Roman"/>
        </w:rPr>
        <w:t>Aus diesem Grund wurde die Primer-Konzentration als weiterer Optimierungsparameter untersucht</w:t>
      </w:r>
      <w:commentRangeEnd w:id="971"/>
      <w:r w:rsidR="00F25337">
        <w:rPr>
          <w:rStyle w:val="Kommentarzeichen"/>
        </w:rPr>
        <w:commentReference w:id="971"/>
      </w:r>
      <w:commentRangeEnd w:id="972"/>
      <w:r w:rsidR="00F25337">
        <w:rPr>
          <w:rStyle w:val="Kommentarzeichen"/>
        </w:rPr>
        <w:commentReference w:id="972"/>
      </w:r>
      <w:ins w:id="973" w:author="Iris Bachmann" w:date="2023-01-19T08:49:00Z">
        <w:r w:rsidR="00EE2F60">
          <w:rPr>
            <w:rFonts w:ascii="Times New Roman" w:hAnsi="Times New Roman" w:cs="Times New Roman"/>
          </w:rPr>
          <w:t xml:space="preserve"> (Abbildung </w:t>
        </w:r>
        <w:proofErr w:type="spellStart"/>
        <w:r w:rsidR="00EE2F60">
          <w:rPr>
            <w:rFonts w:ascii="Times New Roman" w:hAnsi="Times New Roman" w:cs="Times New Roman"/>
          </w:rPr>
          <w:t>abc</w:t>
        </w:r>
        <w:proofErr w:type="spellEnd"/>
        <w:r w:rsidR="00EE2F60">
          <w:rPr>
            <w:rFonts w:ascii="Times New Roman" w:hAnsi="Times New Roman" w:cs="Times New Roman"/>
          </w:rPr>
          <w:t>)</w:t>
        </w:r>
      </w:ins>
      <w:r w:rsidRPr="00CD3343">
        <w:rPr>
          <w:rFonts w:ascii="Times New Roman" w:hAnsi="Times New Roman" w:cs="Times New Roman"/>
        </w:rPr>
        <w:t>.</w:t>
      </w:r>
      <w:del w:id="974" w:author="Iris Bachmann" w:date="2023-01-19T08:37:00Z">
        <w:r w:rsidRPr="00CD3343" w:rsidDel="00547FC5">
          <w:rPr>
            <w:rFonts w:ascii="Times New Roman" w:hAnsi="Times New Roman" w:cs="Times New Roman"/>
          </w:rPr>
          <w:delText xml:space="preserve"> </w:delText>
        </w:r>
      </w:del>
    </w:p>
    <w:p w14:paraId="7B91F034" w14:textId="23ED24E5" w:rsidR="00F25337" w:rsidRDefault="00E81140" w:rsidP="00B43B35">
      <w:pPr>
        <w:spacing w:line="360" w:lineRule="auto"/>
        <w:jc w:val="both"/>
        <w:rPr>
          <w:ins w:id="975" w:author="Gregory Dame" w:date="2023-01-06T14:21:00Z"/>
          <w:rFonts w:ascii="Times New Roman" w:hAnsi="Times New Roman" w:cs="Times New Roman"/>
        </w:rPr>
      </w:pPr>
      <w:del w:id="976" w:author="Iris Bachmann" w:date="2023-01-19T08:37:00Z">
        <w:r w:rsidRPr="00CD3343" w:rsidDel="00547FC5">
          <w:rPr>
            <w:rFonts w:ascii="Times New Roman" w:hAnsi="Times New Roman" w:cs="Times New Roman"/>
          </w:rPr>
          <w:br/>
        </w:r>
      </w:del>
      <w:ins w:id="977" w:author="Iris Bachmann" w:date="2023-01-19T08:39:00Z">
        <w:r w:rsidR="00547FC5">
          <w:rPr>
            <w:rFonts w:ascii="Times New Roman" w:hAnsi="Times New Roman" w:cs="Times New Roman"/>
          </w:rPr>
          <w:t>I</w:t>
        </w:r>
      </w:ins>
      <w:del w:id="978" w:author="Iris Bachmann" w:date="2023-01-19T08:39:00Z">
        <w:r w:rsidR="00A77F1E" w:rsidRPr="00CD3343" w:rsidDel="00547FC5">
          <w:rPr>
            <w:rFonts w:ascii="Times New Roman" w:hAnsi="Times New Roman" w:cs="Times New Roman"/>
          </w:rPr>
          <w:delText>Wie i</w:delText>
        </w:r>
      </w:del>
      <w:r w:rsidR="00A77F1E" w:rsidRPr="00CD3343">
        <w:rPr>
          <w:rFonts w:ascii="Times New Roman" w:hAnsi="Times New Roman" w:cs="Times New Roman"/>
        </w:rPr>
        <w:t xml:space="preserve">n Abbildung 4A </w:t>
      </w:r>
      <w:ins w:id="979" w:author="Iris Bachmann" w:date="2023-01-19T08:39:00Z">
        <w:r w:rsidR="00547FC5">
          <w:rPr>
            <w:rFonts w:ascii="Times New Roman" w:hAnsi="Times New Roman" w:cs="Times New Roman"/>
          </w:rPr>
          <w:t xml:space="preserve">ist die Variation der Temperatur </w:t>
        </w:r>
      </w:ins>
      <w:r w:rsidR="00A77F1E" w:rsidRPr="00CD3343">
        <w:rPr>
          <w:rFonts w:ascii="Times New Roman" w:hAnsi="Times New Roman" w:cs="Times New Roman"/>
        </w:rPr>
        <w:t>zu sehen</w:t>
      </w:r>
      <w:ins w:id="980" w:author="Iris Bachmann" w:date="2023-01-19T08:43:00Z">
        <w:r w:rsidR="00EE2F60">
          <w:rPr>
            <w:rFonts w:ascii="Times New Roman" w:hAnsi="Times New Roman" w:cs="Times New Roman"/>
          </w:rPr>
          <w:t>.</w:t>
        </w:r>
      </w:ins>
      <w:del w:id="981" w:author="Iris Bachmann" w:date="2023-01-19T08:43:00Z">
        <w:r w:rsidR="00A77F1E" w:rsidRPr="00CD3343" w:rsidDel="00EE2F60">
          <w:rPr>
            <w:rFonts w:ascii="Times New Roman" w:hAnsi="Times New Roman" w:cs="Times New Roman"/>
          </w:rPr>
          <w:delText>,</w:delText>
        </w:r>
      </w:del>
      <w:r w:rsidR="00A77F1E" w:rsidRPr="00CD3343">
        <w:rPr>
          <w:rFonts w:ascii="Times New Roman" w:hAnsi="Times New Roman" w:cs="Times New Roman"/>
        </w:rPr>
        <w:t xml:space="preserve"> </w:t>
      </w:r>
      <w:del w:id="982" w:author="Iris Bachmann" w:date="2023-01-19T08:43:00Z">
        <w:r w:rsidR="00A77F1E" w:rsidRPr="00CD3343" w:rsidDel="00EE2F60">
          <w:rPr>
            <w:rFonts w:ascii="Times New Roman" w:hAnsi="Times New Roman" w:cs="Times New Roman"/>
          </w:rPr>
          <w:delText>weist d</w:delText>
        </w:r>
      </w:del>
      <w:ins w:id="983" w:author="Iris Bachmann" w:date="2023-01-19T08:43:00Z">
        <w:r w:rsidR="00EE2F60">
          <w:rPr>
            <w:rFonts w:ascii="Times New Roman" w:hAnsi="Times New Roman" w:cs="Times New Roman"/>
          </w:rPr>
          <w:t>D</w:t>
        </w:r>
      </w:ins>
      <w:r w:rsidR="00A77F1E" w:rsidRPr="00CD3343">
        <w:rPr>
          <w:rFonts w:ascii="Times New Roman" w:hAnsi="Times New Roman" w:cs="Times New Roman"/>
        </w:rPr>
        <w:t>ie Reaktion b</w:t>
      </w:r>
      <w:commentRangeStart w:id="984"/>
      <w:r w:rsidR="00A77F1E" w:rsidRPr="00CD3343">
        <w:rPr>
          <w:rFonts w:ascii="Times New Roman" w:hAnsi="Times New Roman" w:cs="Times New Roman"/>
        </w:rPr>
        <w:t xml:space="preserve">ei 38 °C </w:t>
      </w:r>
      <w:commentRangeEnd w:id="984"/>
      <w:r w:rsidR="00F25337">
        <w:rPr>
          <w:rStyle w:val="Kommentarzeichen"/>
        </w:rPr>
        <w:commentReference w:id="984"/>
      </w:r>
      <w:ins w:id="985" w:author="Iris Bachmann" w:date="2023-01-19T08:43:00Z">
        <w:r w:rsidR="00EE2F60">
          <w:rPr>
            <w:rFonts w:ascii="Times New Roman" w:hAnsi="Times New Roman" w:cs="Times New Roman"/>
          </w:rPr>
          <w:t xml:space="preserve">weist </w:t>
        </w:r>
      </w:ins>
      <w:r w:rsidR="00A77F1E" w:rsidRPr="00CD3343">
        <w:rPr>
          <w:rFonts w:ascii="Times New Roman" w:hAnsi="Times New Roman" w:cs="Times New Roman"/>
        </w:rPr>
        <w:t>einen späteren Anstieg des Fluoreszenzsignals und somit signifikant höhere TT-Werte (siehe Tabelle</w:t>
      </w:r>
      <w:ins w:id="986" w:author="Iris Bachmann" w:date="2023-01-19T08:44:00Z">
        <w:r w:rsidR="00EE2F60">
          <w:rPr>
            <w:rFonts w:ascii="Times New Roman" w:hAnsi="Times New Roman" w:cs="Times New Roman"/>
          </w:rPr>
          <w:t> </w:t>
        </w:r>
      </w:ins>
      <w:del w:id="987" w:author="Iris Bachmann" w:date="2023-01-19T08:44:00Z">
        <w:r w:rsidR="00A77F1E" w:rsidRPr="00CD3343" w:rsidDel="00EE2F60">
          <w:rPr>
            <w:rFonts w:ascii="Times New Roman" w:hAnsi="Times New Roman" w:cs="Times New Roman"/>
          </w:rPr>
          <w:delText xml:space="preserve"> </w:delText>
        </w:r>
      </w:del>
      <w:r w:rsidR="00A77F1E" w:rsidRPr="00CD3343">
        <w:rPr>
          <w:rFonts w:ascii="Times New Roman" w:hAnsi="Times New Roman" w:cs="Times New Roman"/>
        </w:rPr>
        <w:t>12) auf als bei 40 °C oder 42 °C. Zwischen 40 °C und 42 °C konnte</w:t>
      </w:r>
      <w:del w:id="988" w:author="Iris Bachmann" w:date="2023-01-19T08:44:00Z">
        <w:r w:rsidR="00A77F1E" w:rsidRPr="00CD3343" w:rsidDel="00EE2F60">
          <w:rPr>
            <w:rFonts w:ascii="Times New Roman" w:hAnsi="Times New Roman" w:cs="Times New Roman"/>
          </w:rPr>
          <w:delText>n</w:delText>
        </w:r>
      </w:del>
      <w:r w:rsidR="00A77F1E" w:rsidRPr="00CD3343">
        <w:rPr>
          <w:rFonts w:ascii="Times New Roman" w:hAnsi="Times New Roman" w:cs="Times New Roman"/>
        </w:rPr>
        <w:t xml:space="preserve"> kein</w:t>
      </w:r>
      <w:del w:id="989" w:author="Iris Bachmann" w:date="2023-01-19T08:45:00Z">
        <w:r w:rsidR="00A77F1E" w:rsidRPr="00CD3343" w:rsidDel="00EE2F60">
          <w:rPr>
            <w:rFonts w:ascii="Times New Roman" w:hAnsi="Times New Roman" w:cs="Times New Roman"/>
          </w:rPr>
          <w:delText>e</w:delText>
        </w:r>
      </w:del>
      <w:r w:rsidR="00A77F1E" w:rsidRPr="00CD3343">
        <w:rPr>
          <w:rFonts w:ascii="Times New Roman" w:hAnsi="Times New Roman" w:cs="Times New Roman"/>
        </w:rPr>
        <w:t xml:space="preserve"> </w:t>
      </w:r>
      <w:del w:id="990" w:author="Iris Bachmann" w:date="2023-01-19T08:45:00Z">
        <w:r w:rsidR="00A77F1E" w:rsidRPr="00CD3343" w:rsidDel="00EE2F60">
          <w:rPr>
            <w:rFonts w:ascii="Times New Roman" w:hAnsi="Times New Roman" w:cs="Times New Roman"/>
          </w:rPr>
          <w:delText xml:space="preserve">signifikanten </w:delText>
        </w:r>
      </w:del>
      <w:ins w:id="991" w:author="Iris Bachmann" w:date="2023-01-19T08:45:00Z">
        <w:r w:rsidR="00EE2F60" w:rsidRPr="00CD3343">
          <w:rPr>
            <w:rFonts w:ascii="Times New Roman" w:hAnsi="Times New Roman" w:cs="Times New Roman"/>
          </w:rPr>
          <w:t>signifikante</w:t>
        </w:r>
        <w:r w:rsidR="00EE2F60">
          <w:rPr>
            <w:rFonts w:ascii="Times New Roman" w:hAnsi="Times New Roman" w:cs="Times New Roman"/>
          </w:rPr>
          <w:t>r</w:t>
        </w:r>
        <w:r w:rsidR="00EE2F60" w:rsidRPr="00CD3343">
          <w:rPr>
            <w:rFonts w:ascii="Times New Roman" w:hAnsi="Times New Roman" w:cs="Times New Roman"/>
          </w:rPr>
          <w:t xml:space="preserve"> </w:t>
        </w:r>
      </w:ins>
      <w:r w:rsidR="00A77F1E" w:rsidRPr="00CD3343">
        <w:rPr>
          <w:rFonts w:ascii="Times New Roman" w:hAnsi="Times New Roman" w:cs="Times New Roman"/>
        </w:rPr>
        <w:t>Unterschied</w:t>
      </w:r>
      <w:del w:id="992" w:author="Iris Bachmann" w:date="2023-01-19T08:45:00Z">
        <w:r w:rsidR="00A77F1E" w:rsidRPr="00CD3343" w:rsidDel="00EE2F60">
          <w:rPr>
            <w:rFonts w:ascii="Times New Roman" w:hAnsi="Times New Roman" w:cs="Times New Roman"/>
          </w:rPr>
          <w:delText>e</w:delText>
        </w:r>
      </w:del>
      <w:r w:rsidR="00A77F1E" w:rsidRPr="00CD3343">
        <w:rPr>
          <w:rFonts w:ascii="Times New Roman" w:hAnsi="Times New Roman" w:cs="Times New Roman"/>
        </w:rPr>
        <w:t xml:space="preserve"> bei den TT-Werten festgestellt werden. Des Weiteren wei</w:t>
      </w:r>
      <w:r w:rsidR="0091600E">
        <w:rPr>
          <w:rFonts w:ascii="Times New Roman" w:hAnsi="Times New Roman" w:cs="Times New Roman"/>
        </w:rPr>
        <w:t>s</w:t>
      </w:r>
      <w:r w:rsidR="00A77F1E" w:rsidRPr="00CD3343">
        <w:rPr>
          <w:rFonts w:ascii="Times New Roman" w:hAnsi="Times New Roman" w:cs="Times New Roman"/>
        </w:rPr>
        <w:t>t die RPA bei 38</w:t>
      </w:r>
      <w:ins w:id="993" w:author="Iris Bachmann" w:date="2023-01-19T08:46:00Z">
        <w:r w:rsidR="00EE2F60">
          <w:rPr>
            <w:rFonts w:ascii="Times New Roman" w:hAnsi="Times New Roman" w:cs="Times New Roman"/>
          </w:rPr>
          <w:t> </w:t>
        </w:r>
      </w:ins>
      <w:del w:id="994" w:author="Iris Bachmann" w:date="2023-01-19T08:46:00Z">
        <w:r w:rsidR="00A77F1E" w:rsidRPr="00CD3343" w:rsidDel="00EE2F60">
          <w:rPr>
            <w:rFonts w:ascii="Times New Roman" w:hAnsi="Times New Roman" w:cs="Times New Roman"/>
          </w:rPr>
          <w:delText xml:space="preserve"> </w:delText>
        </w:r>
      </w:del>
      <w:r w:rsidR="00A77F1E" w:rsidRPr="00CD3343">
        <w:rPr>
          <w:rFonts w:ascii="Times New Roman" w:hAnsi="Times New Roman" w:cs="Times New Roman"/>
        </w:rPr>
        <w:t>°C Reaktionstemperatur im späteren Verlauf der Reaktion die niedrigste Fluoreszenzintensität</w:t>
      </w:r>
      <w:ins w:id="995" w:author="Gregory Dame" w:date="2023-01-06T14:13:00Z">
        <w:r w:rsidR="00F25337">
          <w:rPr>
            <w:rFonts w:ascii="Times New Roman" w:hAnsi="Times New Roman" w:cs="Times New Roman"/>
          </w:rPr>
          <w:t xml:space="preserve"> (gelber Graph) </w:t>
        </w:r>
      </w:ins>
      <w:del w:id="996" w:author="Iris Bachmann" w:date="2023-01-19T08:46:00Z">
        <w:r w:rsidR="00A77F1E" w:rsidRPr="00CD3343" w:rsidDel="00EE2F60">
          <w:rPr>
            <w:rFonts w:ascii="Times New Roman" w:hAnsi="Times New Roman" w:cs="Times New Roman"/>
          </w:rPr>
          <w:delText xml:space="preserve"> </w:delText>
        </w:r>
      </w:del>
      <w:r w:rsidR="00A77F1E" w:rsidRPr="00CD3343">
        <w:rPr>
          <w:rFonts w:ascii="Times New Roman" w:hAnsi="Times New Roman" w:cs="Times New Roman"/>
        </w:rPr>
        <w:t xml:space="preserve">auf. Die Reaktion bei 42 °C zeigt ebenfalls eine niedrigere Fluoreszenzintensität als </w:t>
      </w:r>
      <w:ins w:id="997" w:author="Iris Bachmann" w:date="2023-01-19T08:47:00Z">
        <w:r w:rsidR="00EE2F60">
          <w:rPr>
            <w:rFonts w:ascii="Times New Roman" w:hAnsi="Times New Roman" w:cs="Times New Roman"/>
          </w:rPr>
          <w:t>die Graphen der RT-RPA</w:t>
        </w:r>
      </w:ins>
      <w:del w:id="998" w:author="Iris Bachmann" w:date="2023-01-19T08:47:00Z">
        <w:r w:rsidR="00A77F1E" w:rsidRPr="00CD3343" w:rsidDel="00EE2F60">
          <w:rPr>
            <w:rFonts w:ascii="Times New Roman" w:hAnsi="Times New Roman" w:cs="Times New Roman"/>
          </w:rPr>
          <w:delText>Messung</w:delText>
        </w:r>
      </w:del>
      <w:r w:rsidR="00A77F1E" w:rsidRPr="00CD3343">
        <w:rPr>
          <w:rFonts w:ascii="Times New Roman" w:hAnsi="Times New Roman" w:cs="Times New Roman"/>
        </w:rPr>
        <w:t xml:space="preserve"> bei 40 °C. Zusätzlich lässt sich bei 42 °C eine weitere Abnahme des Fluoreszenzsignals nach ~ 13 Minuten beobachten. Das gleiche </w:t>
      </w:r>
      <w:del w:id="999" w:author="Iris Bachmann" w:date="2023-01-19T08:48:00Z">
        <w:r w:rsidR="00A77F1E" w:rsidRPr="00CD3343" w:rsidDel="00EE2F60">
          <w:rPr>
            <w:rFonts w:ascii="Times New Roman" w:hAnsi="Times New Roman" w:cs="Times New Roman"/>
          </w:rPr>
          <w:delText>Phänomen tritt ebenfalls</w:delText>
        </w:r>
      </w:del>
      <w:ins w:id="1000" w:author="Iris Bachmann" w:date="2023-01-19T08:48:00Z">
        <w:r w:rsidR="00EE2F60">
          <w:rPr>
            <w:rFonts w:ascii="Times New Roman" w:hAnsi="Times New Roman" w:cs="Times New Roman"/>
          </w:rPr>
          <w:t>lässt sich</w:t>
        </w:r>
      </w:ins>
      <w:r w:rsidR="00A77F1E" w:rsidRPr="00CD3343">
        <w:rPr>
          <w:rFonts w:ascii="Times New Roman" w:hAnsi="Times New Roman" w:cs="Times New Roman"/>
        </w:rPr>
        <w:t xml:space="preserve"> bei 40 °C Reaktionstemperatur auf, jedoch erst später ab ~ 15 Minuten und nur bei 4 von 6 Reaktionen</w:t>
      </w:r>
      <w:ins w:id="1001" w:author="Iris Bachmann" w:date="2023-01-19T08:48:00Z">
        <w:r w:rsidR="00EE2F60">
          <w:rPr>
            <w:rFonts w:ascii="Times New Roman" w:hAnsi="Times New Roman" w:cs="Times New Roman"/>
          </w:rPr>
          <w:t xml:space="preserve"> </w:t>
        </w:r>
        <w:r w:rsidR="00EE2F60">
          <w:rPr>
            <w:rFonts w:ascii="Times New Roman" w:hAnsi="Times New Roman" w:cs="Times New Roman"/>
          </w:rPr>
          <w:lastRenderedPageBreak/>
          <w:t>beobachten</w:t>
        </w:r>
      </w:ins>
      <w:r w:rsidR="00A77F1E" w:rsidRPr="00CD3343">
        <w:rPr>
          <w:rFonts w:ascii="Times New Roman" w:hAnsi="Times New Roman" w:cs="Times New Roman"/>
        </w:rPr>
        <w:t xml:space="preserve">. </w:t>
      </w:r>
      <w:del w:id="1002" w:author="Iris Bachmann" w:date="2023-01-19T08:48:00Z">
        <w:r w:rsidR="00A77F1E" w:rsidRPr="00CD3343" w:rsidDel="00EE2F60">
          <w:rPr>
            <w:rFonts w:ascii="Times New Roman" w:hAnsi="Times New Roman" w:cs="Times New Roman"/>
          </w:rPr>
          <w:delText>Alle Reaktionen wurden nach beschriebener Methode (siehe Kapitel 2.3.2.2) ohne eine Unterbrechung der Messung durch einen Mischschritt</w:delText>
        </w:r>
        <w:r w:rsidR="00CD3343" w:rsidDel="00EE2F60">
          <w:rPr>
            <w:rFonts w:ascii="Times New Roman" w:hAnsi="Times New Roman" w:cs="Times New Roman"/>
          </w:rPr>
          <w:delText xml:space="preserve"> </w:delText>
        </w:r>
        <w:r w:rsidR="00A77F1E" w:rsidRPr="00CD3343" w:rsidDel="00EE2F60">
          <w:rPr>
            <w:rFonts w:ascii="Times New Roman" w:hAnsi="Times New Roman" w:cs="Times New Roman"/>
          </w:rPr>
          <w:delText xml:space="preserve">durchgeführt. </w:delText>
        </w:r>
      </w:del>
    </w:p>
    <w:p w14:paraId="7179842C" w14:textId="50F2B159" w:rsidR="00F25337" w:rsidRDefault="00F25337" w:rsidP="00B43B35">
      <w:pPr>
        <w:spacing w:line="360" w:lineRule="auto"/>
        <w:jc w:val="both"/>
        <w:rPr>
          <w:ins w:id="1003" w:author="Gregory Dame" w:date="2023-01-06T14:21:00Z"/>
          <w:rFonts w:ascii="Times New Roman" w:hAnsi="Times New Roman" w:cs="Times New Roman"/>
        </w:rPr>
      </w:pPr>
      <w:ins w:id="1004" w:author="Gregory Dame" w:date="2023-01-06T14:21:00Z">
        <w:r>
          <w:rPr>
            <w:rFonts w:ascii="Times New Roman" w:hAnsi="Times New Roman" w:cs="Times New Roman"/>
          </w:rPr>
          <w:t>Mischschritt</w:t>
        </w:r>
      </w:ins>
      <w:ins w:id="1005" w:author="Gregory Dame" w:date="2023-01-06T14:24:00Z">
        <w:r>
          <w:rPr>
            <w:rFonts w:ascii="Times New Roman" w:hAnsi="Times New Roman" w:cs="Times New Roman"/>
          </w:rPr>
          <w:t xml:space="preserve"> </w:t>
        </w:r>
        <w:proofErr w:type="spellStart"/>
        <w:r>
          <w:rPr>
            <w:rFonts w:ascii="Times New Roman" w:hAnsi="Times New Roman" w:cs="Times New Roman"/>
          </w:rPr>
          <w:t>parameter</w:t>
        </w:r>
      </w:ins>
      <w:proofErr w:type="spellEnd"/>
    </w:p>
    <w:p w14:paraId="4C1721AA" w14:textId="4FD7D1B2" w:rsidR="00F25337" w:rsidRDefault="004A3F55" w:rsidP="00B43B35">
      <w:pPr>
        <w:spacing w:line="360" w:lineRule="auto"/>
        <w:jc w:val="both"/>
        <w:rPr>
          <w:ins w:id="1006" w:author="Gregory Dame" w:date="2023-01-06T14:21:00Z"/>
          <w:rFonts w:ascii="Times New Roman" w:hAnsi="Times New Roman" w:cs="Times New Roman"/>
        </w:rPr>
      </w:pPr>
      <w:del w:id="1007" w:author="Iris Bachmann" w:date="2023-01-19T08:49:00Z">
        <w:r w:rsidDel="00EE2F60">
          <w:rPr>
            <w:rFonts w:ascii="Times New Roman" w:hAnsi="Times New Roman" w:cs="Times New Roman"/>
          </w:rPr>
          <w:tab/>
        </w:r>
        <w:r w:rsidDel="00EE2F60">
          <w:rPr>
            <w:rFonts w:ascii="Times New Roman" w:hAnsi="Times New Roman" w:cs="Times New Roman"/>
          </w:rPr>
          <w:tab/>
        </w:r>
        <w:r w:rsidDel="00EE2F60">
          <w:rPr>
            <w:rFonts w:ascii="Times New Roman" w:hAnsi="Times New Roman" w:cs="Times New Roman"/>
          </w:rPr>
          <w:tab/>
        </w:r>
        <w:r w:rsidDel="00EE2F60">
          <w:rPr>
            <w:rFonts w:ascii="Times New Roman" w:hAnsi="Times New Roman" w:cs="Times New Roman"/>
          </w:rPr>
          <w:tab/>
        </w:r>
        <w:r w:rsidDel="00EE2F60">
          <w:rPr>
            <w:rFonts w:ascii="Times New Roman" w:hAnsi="Times New Roman" w:cs="Times New Roman"/>
          </w:rPr>
          <w:tab/>
        </w:r>
        <w:r w:rsidDel="00EE2F60">
          <w:rPr>
            <w:rFonts w:ascii="Times New Roman" w:hAnsi="Times New Roman" w:cs="Times New Roman"/>
          </w:rPr>
          <w:tab/>
          <w:delText xml:space="preserve">                </w:delText>
        </w:r>
      </w:del>
      <w:r w:rsidR="00A77F1E" w:rsidRPr="00CD3343">
        <w:rPr>
          <w:rFonts w:ascii="Times New Roman" w:hAnsi="Times New Roman" w:cs="Times New Roman"/>
        </w:rPr>
        <w:t>Bei der Optimierung der Mischzeit (</w:t>
      </w:r>
      <w:commentRangeStart w:id="1008"/>
      <w:r w:rsidR="00A77F1E" w:rsidRPr="00CD3343">
        <w:rPr>
          <w:rFonts w:ascii="Times New Roman" w:hAnsi="Times New Roman" w:cs="Times New Roman"/>
        </w:rPr>
        <w:t>Fluoreszenzdaten in Abbildung 6 im Anhang</w:t>
      </w:r>
      <w:commentRangeEnd w:id="1008"/>
      <w:r w:rsidR="00826AB5">
        <w:rPr>
          <w:rStyle w:val="Kommentarzeichen"/>
        </w:rPr>
        <w:commentReference w:id="1008"/>
      </w:r>
      <w:r w:rsidR="00A77F1E" w:rsidRPr="00CD3343">
        <w:rPr>
          <w:rFonts w:ascii="Times New Roman" w:hAnsi="Times New Roman" w:cs="Times New Roman"/>
        </w:rPr>
        <w:t xml:space="preserve">) konnte </w:t>
      </w:r>
      <w:commentRangeStart w:id="1009"/>
      <w:r w:rsidR="00A77F1E" w:rsidRPr="00CD3343">
        <w:rPr>
          <w:rFonts w:ascii="Times New Roman" w:hAnsi="Times New Roman" w:cs="Times New Roman"/>
        </w:rPr>
        <w:t>beobachtet werden, dass bei Konzentrationen von 10</w:t>
      </w:r>
      <w:r w:rsidR="00A77F1E" w:rsidRPr="00CD3343">
        <w:rPr>
          <w:rFonts w:ascii="Times New Roman" w:hAnsi="Times New Roman" w:cs="Times New Roman"/>
          <w:vertAlign w:val="superscript"/>
        </w:rPr>
        <w:t>3</w:t>
      </w:r>
      <w:r w:rsidR="00A77F1E" w:rsidRPr="00CD3343">
        <w:rPr>
          <w:rFonts w:ascii="Times New Roman" w:hAnsi="Times New Roman" w:cs="Times New Roman"/>
        </w:rPr>
        <w:t xml:space="preserve"> Virus RNA-Molekülen ein zusätzlicher Mischschritt bei 3 oder 4 Minuten eine geringe, aber signifikante Verringerung des TT-Wertes zur Folge hat </w:t>
      </w:r>
      <w:commentRangeEnd w:id="1009"/>
      <w:r w:rsidR="004D69CD">
        <w:rPr>
          <w:rStyle w:val="Kommentarzeichen"/>
        </w:rPr>
        <w:commentReference w:id="1009"/>
      </w:r>
      <w:r w:rsidR="00A77F1E" w:rsidRPr="00CD3343">
        <w:rPr>
          <w:rFonts w:ascii="Times New Roman" w:hAnsi="Times New Roman" w:cs="Times New Roman"/>
        </w:rPr>
        <w:t xml:space="preserve">(siehe Tab. 14 im Anhang). Signifikante Veränderungen des TT-Wertes konnten innerhalb der unterschiedlichen Mischzeiten nicht beobachtet werden. Ebenfalls konnten keine Unterschiede in der Fluoreszenzintensität am Ende der Messung sowohl bei den getesteten </w:t>
      </w:r>
      <w:r w:rsidR="004A3A26" w:rsidRPr="00CD3343">
        <w:rPr>
          <w:rFonts w:ascii="Times New Roman" w:hAnsi="Times New Roman" w:cs="Times New Roman"/>
        </w:rPr>
        <w:t>Mischzeiten</w:t>
      </w:r>
      <w:r w:rsidR="00A77F1E" w:rsidRPr="00CD3343">
        <w:rPr>
          <w:rFonts w:ascii="Times New Roman" w:hAnsi="Times New Roman" w:cs="Times New Roman"/>
        </w:rPr>
        <w:t xml:space="preserve"> als auch bei der Referenzmessung ohne zusätzlichen Mischschritt festgestellt werden. Bei </w:t>
      </w:r>
      <w:commentRangeStart w:id="1010"/>
      <w:r w:rsidR="00A77F1E" w:rsidRPr="00CD3343">
        <w:rPr>
          <w:rFonts w:ascii="Times New Roman" w:hAnsi="Times New Roman" w:cs="Times New Roman"/>
        </w:rPr>
        <w:t>10</w:t>
      </w:r>
      <w:r w:rsidR="00A77F1E" w:rsidRPr="00CD3343">
        <w:rPr>
          <w:rFonts w:ascii="Times New Roman" w:hAnsi="Times New Roman" w:cs="Times New Roman"/>
          <w:vertAlign w:val="superscript"/>
        </w:rPr>
        <w:t>1</w:t>
      </w:r>
      <w:r w:rsidR="00A77F1E" w:rsidRPr="00CD3343">
        <w:rPr>
          <w:rFonts w:ascii="Times New Roman" w:hAnsi="Times New Roman" w:cs="Times New Roman"/>
        </w:rPr>
        <w:t xml:space="preserve"> </w:t>
      </w:r>
      <w:proofErr w:type="spellStart"/>
      <w:r w:rsidR="00A77F1E" w:rsidRPr="00CD3343">
        <w:rPr>
          <w:rFonts w:ascii="Times New Roman" w:hAnsi="Times New Roman" w:cs="Times New Roman"/>
        </w:rPr>
        <w:t>Amplifikaten</w:t>
      </w:r>
      <w:proofErr w:type="spellEnd"/>
      <w:r w:rsidR="00A77F1E" w:rsidRPr="00CD3343">
        <w:rPr>
          <w:rFonts w:ascii="Times New Roman" w:hAnsi="Times New Roman" w:cs="Times New Roman"/>
        </w:rPr>
        <w:t xml:space="preserve">/µl </w:t>
      </w:r>
      <w:commentRangeEnd w:id="1010"/>
      <w:r w:rsidR="00A2493B">
        <w:rPr>
          <w:rStyle w:val="Kommentarzeichen"/>
        </w:rPr>
        <w:commentReference w:id="1010"/>
      </w:r>
      <w:r w:rsidR="00A77F1E" w:rsidRPr="00CD3343">
        <w:rPr>
          <w:rFonts w:ascii="Times New Roman" w:hAnsi="Times New Roman" w:cs="Times New Roman"/>
        </w:rPr>
        <w:t xml:space="preserve">als Ausgangsmaterial zu Beginn der Messung zeigte ein Mischschritt nach 5 Minuten </w:t>
      </w:r>
      <w:ins w:id="1011" w:author="Iris Bachmann" w:date="2023-01-19T09:11:00Z">
        <w:r w:rsidR="00A2493B">
          <w:rPr>
            <w:rFonts w:ascii="Times New Roman" w:hAnsi="Times New Roman" w:cs="Times New Roman"/>
          </w:rPr>
          <w:t xml:space="preserve">jedoch </w:t>
        </w:r>
      </w:ins>
      <w:r w:rsidR="00A77F1E" w:rsidRPr="00CD3343">
        <w:rPr>
          <w:rFonts w:ascii="Times New Roman" w:hAnsi="Times New Roman" w:cs="Times New Roman"/>
        </w:rPr>
        <w:t xml:space="preserve">eine </w:t>
      </w:r>
      <w:ins w:id="1012" w:author="Iris Bachmann" w:date="2023-01-19T09:09:00Z">
        <w:r w:rsidR="004D69CD">
          <w:rPr>
            <w:rFonts w:ascii="Times New Roman" w:hAnsi="Times New Roman" w:cs="Times New Roman"/>
          </w:rPr>
          <w:t xml:space="preserve">signifikant? </w:t>
        </w:r>
      </w:ins>
      <w:r w:rsidR="00A77F1E" w:rsidRPr="00CD3343">
        <w:rPr>
          <w:rFonts w:ascii="Times New Roman" w:hAnsi="Times New Roman" w:cs="Times New Roman"/>
        </w:rPr>
        <w:t>Verbesserung der Amplifikation (</w:t>
      </w:r>
      <w:commentRangeStart w:id="1013"/>
      <w:r w:rsidR="00A77F1E" w:rsidRPr="00CD3343">
        <w:rPr>
          <w:rFonts w:ascii="Times New Roman" w:hAnsi="Times New Roman" w:cs="Times New Roman"/>
        </w:rPr>
        <w:t>siehe Abbildung ??A und B</w:t>
      </w:r>
      <w:commentRangeEnd w:id="1013"/>
      <w:r w:rsidR="00A2493B">
        <w:rPr>
          <w:rStyle w:val="Kommentarzeichen"/>
        </w:rPr>
        <w:commentReference w:id="1013"/>
      </w:r>
      <w:r w:rsidR="00A77F1E" w:rsidRPr="00CD3343">
        <w:rPr>
          <w:rFonts w:ascii="Times New Roman" w:hAnsi="Times New Roman" w:cs="Times New Roman"/>
        </w:rPr>
        <w:t xml:space="preserve">). </w:t>
      </w:r>
      <w:commentRangeStart w:id="1014"/>
      <w:r w:rsidR="00A77F1E" w:rsidRPr="00CD3343">
        <w:rPr>
          <w:rFonts w:ascii="Times New Roman" w:hAnsi="Times New Roman" w:cs="Times New Roman"/>
        </w:rPr>
        <w:t xml:space="preserve">Bei der Auswertung der Fluoreszenzdaten </w:t>
      </w:r>
      <w:del w:id="1015" w:author="Iris Bachmann" w:date="2023-01-19T09:12:00Z">
        <w:r w:rsidR="00A77F1E" w:rsidRPr="00CD3343" w:rsidDel="00A2493B">
          <w:rPr>
            <w:rFonts w:ascii="Times New Roman" w:hAnsi="Times New Roman" w:cs="Times New Roman"/>
          </w:rPr>
          <w:delText xml:space="preserve">nach der beschriebenen Methode </w:delText>
        </w:r>
      </w:del>
      <w:r w:rsidR="00A77F1E" w:rsidRPr="00CD3343">
        <w:rPr>
          <w:rFonts w:ascii="Times New Roman" w:hAnsi="Times New Roman" w:cs="Times New Roman"/>
        </w:rPr>
        <w:t>(</w:t>
      </w:r>
      <w:del w:id="1016" w:author="Iris Bachmann" w:date="2023-01-19T09:12:00Z">
        <w:r w:rsidR="00A77F1E" w:rsidRPr="00CD3343" w:rsidDel="00A2493B">
          <w:rPr>
            <w:rFonts w:ascii="Times New Roman" w:hAnsi="Times New Roman" w:cs="Times New Roman"/>
          </w:rPr>
          <w:delText xml:space="preserve">siehe </w:delText>
        </w:r>
      </w:del>
      <w:r w:rsidR="00A77F1E" w:rsidRPr="00CD3343">
        <w:rPr>
          <w:rFonts w:ascii="Times New Roman" w:hAnsi="Times New Roman" w:cs="Times New Roman"/>
        </w:rPr>
        <w:t>Kapitel 2.1.3) konnte die Anzahl der positiven</w:t>
      </w:r>
      <w:r w:rsidR="00E01777" w:rsidRPr="00CD3343">
        <w:rPr>
          <w:rFonts w:ascii="Times New Roman" w:hAnsi="Times New Roman" w:cs="Times New Roman"/>
        </w:rPr>
        <w:t xml:space="preserve"> Amplifikationen von 3/7 (ohne Mischschritt) auf 7/7 (zusätzlicher Mischschritt nach 5 Min.) erhöht werden</w:t>
      </w:r>
      <w:commentRangeEnd w:id="1014"/>
      <w:r w:rsidR="00A2493B">
        <w:rPr>
          <w:rStyle w:val="Kommentarzeichen"/>
        </w:rPr>
        <w:commentReference w:id="1014"/>
      </w:r>
      <w:r w:rsidR="00E01777" w:rsidRPr="00CD3343">
        <w:rPr>
          <w:rFonts w:ascii="Times New Roman" w:hAnsi="Times New Roman" w:cs="Times New Roman"/>
        </w:rPr>
        <w:t xml:space="preserve">. </w:t>
      </w:r>
    </w:p>
    <w:p w14:paraId="78A21E4D" w14:textId="08128512" w:rsidR="00F25337" w:rsidRDefault="00F25337" w:rsidP="00B43B35">
      <w:pPr>
        <w:spacing w:line="360" w:lineRule="auto"/>
        <w:jc w:val="both"/>
        <w:rPr>
          <w:ins w:id="1017" w:author="Gregory Dame" w:date="2023-01-06T14:21:00Z"/>
          <w:rFonts w:ascii="Times New Roman" w:hAnsi="Times New Roman" w:cs="Times New Roman"/>
        </w:rPr>
      </w:pPr>
      <w:ins w:id="1018" w:author="Gregory Dame" w:date="2023-01-06T14:22:00Z">
        <w:r>
          <w:rPr>
            <w:rFonts w:ascii="Times New Roman" w:hAnsi="Times New Roman" w:cs="Times New Roman"/>
          </w:rPr>
          <w:t xml:space="preserve">Asymmetrie </w:t>
        </w:r>
      </w:ins>
      <w:proofErr w:type="spellStart"/>
      <w:ins w:id="1019" w:author="Gregory Dame" w:date="2023-01-06T14:24:00Z">
        <w:r>
          <w:rPr>
            <w:rFonts w:ascii="Times New Roman" w:hAnsi="Times New Roman" w:cs="Times New Roman"/>
          </w:rPr>
          <w:t>parameter</w:t>
        </w:r>
      </w:ins>
      <w:proofErr w:type="spellEnd"/>
    </w:p>
    <w:p w14:paraId="4CE0E77A" w14:textId="02073CF5" w:rsidR="006737AA" w:rsidRPr="004D69CD" w:rsidRDefault="00E01777" w:rsidP="00B43B35">
      <w:pPr>
        <w:spacing w:line="360" w:lineRule="auto"/>
        <w:jc w:val="both"/>
        <w:rPr>
          <w:rFonts w:ascii="Times New Roman" w:hAnsi="Times New Roman" w:cs="Times New Roman"/>
        </w:rPr>
      </w:pPr>
      <w:commentRangeStart w:id="1020"/>
      <w:r w:rsidRPr="004D69CD">
        <w:rPr>
          <w:rFonts w:ascii="Times New Roman" w:hAnsi="Times New Roman" w:cs="Times New Roman"/>
        </w:rPr>
        <w:t xml:space="preserve">Die Fluoreszenzdaten der </w:t>
      </w:r>
      <w:commentRangeStart w:id="1021"/>
      <w:r w:rsidRPr="004D69CD">
        <w:rPr>
          <w:rFonts w:ascii="Times New Roman" w:hAnsi="Times New Roman" w:cs="Times New Roman"/>
        </w:rPr>
        <w:t xml:space="preserve">Optimierung </w:t>
      </w:r>
      <w:commentRangeEnd w:id="1021"/>
      <w:r w:rsidR="00A2493B">
        <w:rPr>
          <w:rStyle w:val="Kommentarzeichen"/>
        </w:rPr>
        <w:commentReference w:id="1021"/>
      </w:r>
      <w:r w:rsidRPr="004D69CD">
        <w:rPr>
          <w:rFonts w:ascii="Times New Roman" w:hAnsi="Times New Roman" w:cs="Times New Roman"/>
        </w:rPr>
        <w:t>der Primer-Konzentration sind in Abbildung 4B gezeigt.</w:t>
      </w:r>
      <w:ins w:id="1022" w:author="Iris Bachmann" w:date="2023-01-19T09:17:00Z">
        <w:r w:rsidR="00A2493B" w:rsidRPr="00A2493B">
          <w:rPr>
            <w:rFonts w:ascii="Times New Roman" w:hAnsi="Times New Roman" w:cs="Times New Roman"/>
          </w:rPr>
          <w:t xml:space="preserve"> </w:t>
        </w:r>
        <w:r w:rsidR="00A2493B" w:rsidRPr="004D69CD">
          <w:rPr>
            <w:rFonts w:ascii="Times New Roman" w:hAnsi="Times New Roman" w:cs="Times New Roman"/>
          </w:rPr>
          <w:t>Alle Messung wurden bei 40 °C und ohne zusätzlichen Mischschritt durchgeführt</w:t>
        </w:r>
        <w:r w:rsidR="00A2493B" w:rsidRPr="00A2493B">
          <w:rPr>
            <w:rFonts w:ascii="Times New Roman" w:hAnsi="Times New Roman" w:cs="Times New Roman"/>
          </w:rPr>
          <w:t xml:space="preserve"> </w:t>
        </w:r>
        <w:r w:rsidR="00A2493B">
          <w:rPr>
            <w:rFonts w:ascii="Times New Roman" w:hAnsi="Times New Roman" w:cs="Times New Roman"/>
          </w:rPr>
          <w:t>(</w:t>
        </w:r>
        <w:r w:rsidR="00A2493B" w:rsidRPr="004D69CD">
          <w:rPr>
            <w:rFonts w:ascii="Times New Roman" w:hAnsi="Times New Roman" w:cs="Times New Roman"/>
          </w:rPr>
          <w:t xml:space="preserve">Kapitel 2.3.2.2). </w:t>
        </w:r>
        <w:commentRangeStart w:id="1023"/>
        <w:commentRangeEnd w:id="1023"/>
        <w:r w:rsidR="00A2493B" w:rsidRPr="00306661">
          <w:rPr>
            <w:rStyle w:val="Kommentarzeichen"/>
            <w:rFonts w:ascii="Times New Roman" w:hAnsi="Times New Roman" w:cs="Times New Roman"/>
          </w:rPr>
          <w:commentReference w:id="1023"/>
        </w:r>
      </w:ins>
      <w:del w:id="1024" w:author="Iris Bachmann" w:date="2023-01-19T09:17:00Z">
        <w:r w:rsidRPr="004D69CD" w:rsidDel="00A2493B">
          <w:rPr>
            <w:rFonts w:ascii="Times New Roman" w:hAnsi="Times New Roman" w:cs="Times New Roman"/>
          </w:rPr>
          <w:delText xml:space="preserve"> </w:delText>
        </w:r>
      </w:del>
      <w:ins w:id="1025" w:author="Iris Bachmann" w:date="2023-01-19T09:15:00Z">
        <w:r w:rsidR="00A2493B">
          <w:rPr>
            <w:rFonts w:ascii="Times New Roman" w:hAnsi="Times New Roman" w:cs="Times New Roman"/>
          </w:rPr>
          <w:t xml:space="preserve">Was ist denn zu sehen … </w:t>
        </w:r>
      </w:ins>
      <w:ins w:id="1026" w:author="Iris Bachmann" w:date="2023-01-19T09:16:00Z">
        <w:r w:rsidR="00A2493B">
          <w:rPr>
            <w:rFonts w:ascii="Times New Roman" w:hAnsi="Times New Roman" w:cs="Times New Roman"/>
          </w:rPr>
          <w:t>Abbildung</w:t>
        </w:r>
      </w:ins>
      <w:ins w:id="1027" w:author="Iris Bachmann" w:date="2023-01-19T09:15:00Z">
        <w:r w:rsidR="00A2493B">
          <w:rPr>
            <w:rFonts w:ascii="Times New Roman" w:hAnsi="Times New Roman" w:cs="Times New Roman"/>
          </w:rPr>
          <w:t xml:space="preserve"> bitte zuvor (wenigstens in einem Satz</w:t>
        </w:r>
      </w:ins>
      <w:ins w:id="1028" w:author="Iris Bachmann" w:date="2023-01-19T09:16:00Z">
        <w:r w:rsidR="00A2493B">
          <w:rPr>
            <w:rFonts w:ascii="Times New Roman" w:hAnsi="Times New Roman" w:cs="Times New Roman"/>
          </w:rPr>
          <w:t>)</w:t>
        </w:r>
      </w:ins>
      <w:ins w:id="1029" w:author="Iris Bachmann" w:date="2023-01-19T09:15:00Z">
        <w:r w:rsidR="00A2493B">
          <w:rPr>
            <w:rFonts w:ascii="Times New Roman" w:hAnsi="Times New Roman" w:cs="Times New Roman"/>
          </w:rPr>
          <w:t xml:space="preserve"> beschrieben. </w:t>
        </w:r>
      </w:ins>
      <w:r w:rsidRPr="004D69CD">
        <w:rPr>
          <w:rFonts w:ascii="Times New Roman" w:hAnsi="Times New Roman" w:cs="Times New Roman"/>
        </w:rPr>
        <w:t>Es ist zu</w:t>
      </w:r>
      <w:r w:rsidRPr="004D69CD">
        <w:rPr>
          <w:rFonts w:ascii="Times New Roman" w:hAnsi="Times New Roman" w:cs="Times New Roman"/>
          <w:rPrChange w:id="1030" w:author="Iris Bachmann" w:date="2023-01-19T09:08:00Z">
            <w:rPr/>
          </w:rPrChange>
        </w:rPr>
        <w:t xml:space="preserve"> erkennen, dass eine Erhöhung der </w:t>
      </w:r>
      <w:del w:id="1031" w:author="Gregory Dame" w:date="2023-01-06T14:16:00Z">
        <w:r w:rsidRPr="004D69CD" w:rsidDel="00F25337">
          <w:rPr>
            <w:rFonts w:ascii="Times New Roman" w:hAnsi="Times New Roman" w:cs="Times New Roman"/>
            <w:rPrChange w:id="1032" w:author="Iris Bachmann" w:date="2023-01-19T09:08:00Z">
              <w:rPr/>
            </w:rPrChange>
          </w:rPr>
          <w:delText>Reverse</w:delText>
        </w:r>
      </w:del>
      <w:ins w:id="1033" w:author="Gregory Dame" w:date="2023-01-06T14:16:00Z">
        <w:r w:rsidR="00F25337" w:rsidRPr="004D69CD">
          <w:rPr>
            <w:rFonts w:ascii="Times New Roman" w:hAnsi="Times New Roman" w:cs="Times New Roman"/>
            <w:rPrChange w:id="1034" w:author="Iris Bachmann" w:date="2023-01-19T09:08:00Z">
              <w:rPr/>
            </w:rPrChange>
          </w:rPr>
          <w:t>reverse P</w:t>
        </w:r>
      </w:ins>
      <w:del w:id="1035" w:author="Gregory Dame" w:date="2023-01-06T14:16:00Z">
        <w:r w:rsidRPr="004D69CD" w:rsidDel="00F25337">
          <w:rPr>
            <w:rFonts w:ascii="Times New Roman" w:hAnsi="Times New Roman" w:cs="Times New Roman"/>
            <w:rPrChange w:id="1036" w:author="Iris Bachmann" w:date="2023-01-19T09:08:00Z">
              <w:rPr/>
            </w:rPrChange>
          </w:rPr>
          <w:delText>p</w:delText>
        </w:r>
      </w:del>
      <w:r w:rsidRPr="004D69CD">
        <w:rPr>
          <w:rFonts w:ascii="Times New Roman" w:hAnsi="Times New Roman" w:cs="Times New Roman"/>
          <w:rPrChange w:id="1037" w:author="Iris Bachmann" w:date="2023-01-19T09:08:00Z">
            <w:rPr/>
          </w:rPrChange>
        </w:rPr>
        <w:t>rimer-Konzentration auf 1,5</w:t>
      </w:r>
      <w:ins w:id="1038" w:author="Iris Bachmann" w:date="2023-01-19T09:16:00Z">
        <w:r w:rsidR="00A2493B">
          <w:rPr>
            <w:rFonts w:ascii="Times New Roman" w:hAnsi="Times New Roman" w:cs="Times New Roman"/>
          </w:rPr>
          <w:t xml:space="preserve"> </w:t>
        </w:r>
      </w:ins>
      <w:r w:rsidRPr="004D69CD">
        <w:rPr>
          <w:rFonts w:ascii="Times New Roman" w:hAnsi="Times New Roman" w:cs="Times New Roman"/>
          <w:rPrChange w:id="1039" w:author="Iris Bachmann" w:date="2023-01-19T09:08:00Z">
            <w:rPr/>
          </w:rPrChange>
        </w:rPr>
        <w:t xml:space="preserve">X mit einer Erhöhung der Fluoreszenzintensität einhergeht. Bei einer weiteren Erhöhung auf eine doppelte </w:t>
      </w:r>
      <w:proofErr w:type="spellStart"/>
      <w:r w:rsidRPr="004D69CD">
        <w:rPr>
          <w:rFonts w:ascii="Times New Roman" w:hAnsi="Times New Roman" w:cs="Times New Roman"/>
          <w:rPrChange w:id="1040" w:author="Iris Bachmann" w:date="2023-01-19T09:08:00Z">
            <w:rPr/>
          </w:rPrChange>
        </w:rPr>
        <w:t>Reverseprimer</w:t>
      </w:r>
      <w:proofErr w:type="spellEnd"/>
      <w:r w:rsidRPr="004D69CD">
        <w:rPr>
          <w:rFonts w:ascii="Times New Roman" w:hAnsi="Times New Roman" w:cs="Times New Roman"/>
          <w:rPrChange w:id="1041" w:author="Iris Bachmann" w:date="2023-01-19T09:08:00Z">
            <w:rPr/>
          </w:rPrChange>
        </w:rPr>
        <w:t>-</w:t>
      </w:r>
      <w:r w:rsidRPr="004D69CD">
        <w:rPr>
          <w:rFonts w:ascii="Times New Roman" w:hAnsi="Times New Roman" w:cs="Times New Roman"/>
        </w:rPr>
        <w:t xml:space="preserve">Konzentration ist ein Abfall der Fluoreszenz bei ~ 12 Minuten bei 4 von 6 Reaktionen zu beobachten. Es konnte keine signifikante Veränderung des TT-Wertes bei den untersuchten Primer-Konzentration festgestellt werden (siehe Tab. ?? im Anhang). </w:t>
      </w:r>
      <w:del w:id="1042" w:author="Iris Bachmann" w:date="2023-01-19T09:17:00Z">
        <w:r w:rsidRPr="004D69CD" w:rsidDel="00A2493B">
          <w:rPr>
            <w:rFonts w:ascii="Times New Roman" w:hAnsi="Times New Roman" w:cs="Times New Roman"/>
          </w:rPr>
          <w:delText xml:space="preserve">Alle Messung wurden </w:delText>
        </w:r>
      </w:del>
      <w:del w:id="1043" w:author="Iris Bachmann" w:date="2023-01-19T09:16:00Z">
        <w:r w:rsidRPr="004D69CD" w:rsidDel="00A2493B">
          <w:rPr>
            <w:rFonts w:ascii="Times New Roman" w:hAnsi="Times New Roman" w:cs="Times New Roman"/>
          </w:rPr>
          <w:delText xml:space="preserve">nach beschriebener Methode (siehe Kapitel 2.3.2.2) </w:delText>
        </w:r>
      </w:del>
      <w:del w:id="1044" w:author="Iris Bachmann" w:date="2023-01-19T09:17:00Z">
        <w:r w:rsidRPr="004D69CD" w:rsidDel="00A2493B">
          <w:rPr>
            <w:rFonts w:ascii="Times New Roman" w:hAnsi="Times New Roman" w:cs="Times New Roman"/>
          </w:rPr>
          <w:delText xml:space="preserve">bei 40 °C und ohne zusätzlichen Mischschritt durchgeführt. </w:delText>
        </w:r>
        <w:commentRangeEnd w:id="1020"/>
        <w:r w:rsidR="00F25337" w:rsidRPr="004D69CD" w:rsidDel="00A2493B">
          <w:rPr>
            <w:rStyle w:val="Kommentarzeichen"/>
            <w:rFonts w:ascii="Times New Roman" w:hAnsi="Times New Roman" w:cs="Times New Roman"/>
            <w:rPrChange w:id="1045" w:author="Iris Bachmann" w:date="2023-01-19T09:08:00Z">
              <w:rPr>
                <w:rStyle w:val="Kommentarzeichen"/>
              </w:rPr>
            </w:rPrChange>
          </w:rPr>
          <w:commentReference w:id="1020"/>
        </w:r>
      </w:del>
      <w:commentRangeStart w:id="1046"/>
      <w:commentRangeStart w:id="1047"/>
    </w:p>
    <w:p w14:paraId="7119CABD" w14:textId="29F8568C" w:rsidR="00B80342" w:rsidRPr="004D69CD" w:rsidRDefault="00E01777" w:rsidP="00B43B35">
      <w:pPr>
        <w:spacing w:line="360" w:lineRule="auto"/>
        <w:jc w:val="both"/>
        <w:rPr>
          <w:rFonts w:ascii="Times New Roman" w:hAnsi="Times New Roman" w:cs="Times New Roman"/>
        </w:rPr>
      </w:pPr>
      <w:r w:rsidRPr="004D69CD">
        <w:rPr>
          <w:rFonts w:ascii="Times New Roman" w:hAnsi="Times New Roman" w:cs="Times New Roman"/>
        </w:rPr>
        <w:t xml:space="preserve">Somit </w:t>
      </w:r>
      <w:commentRangeEnd w:id="1046"/>
      <w:r w:rsidR="00F25337" w:rsidRPr="004D69CD">
        <w:rPr>
          <w:rStyle w:val="Kommentarzeichen"/>
          <w:rFonts w:ascii="Times New Roman" w:hAnsi="Times New Roman" w:cs="Times New Roman"/>
          <w:rPrChange w:id="1048" w:author="Iris Bachmann" w:date="2023-01-19T09:08:00Z">
            <w:rPr>
              <w:rStyle w:val="Kommentarzeichen"/>
            </w:rPr>
          </w:rPrChange>
        </w:rPr>
        <w:commentReference w:id="1046"/>
      </w:r>
      <w:commentRangeEnd w:id="1047"/>
      <w:r w:rsidR="00A2493B">
        <w:rPr>
          <w:rStyle w:val="Kommentarzeichen"/>
        </w:rPr>
        <w:commentReference w:id="1047"/>
      </w:r>
      <w:r w:rsidRPr="004D69CD">
        <w:rPr>
          <w:rFonts w:ascii="Times New Roman" w:hAnsi="Times New Roman" w:cs="Times New Roman"/>
        </w:rPr>
        <w:t>konnten als Parameter für die folgenden Messungen ein Temperaturoptimum von 40 °C, ein zusätzlicher Mischschritt bei 5 Minuten und eine 1,5</w:t>
      </w:r>
      <w:ins w:id="1049" w:author="Iris Bachmann" w:date="2023-01-19T09:17:00Z">
        <w:r w:rsidR="00A2493B">
          <w:rPr>
            <w:rFonts w:ascii="Times New Roman" w:hAnsi="Times New Roman" w:cs="Times New Roman"/>
          </w:rPr>
          <w:t xml:space="preserve"> </w:t>
        </w:r>
      </w:ins>
      <w:r w:rsidRPr="004D69CD">
        <w:rPr>
          <w:rFonts w:ascii="Times New Roman" w:hAnsi="Times New Roman" w:cs="Times New Roman"/>
        </w:rPr>
        <w:t xml:space="preserve">X erhöhte </w:t>
      </w:r>
      <w:del w:id="1050" w:author="Gregory Dame" w:date="2023-01-06T14:09:00Z">
        <w:r w:rsidRPr="004D69CD" w:rsidDel="00F25337">
          <w:rPr>
            <w:rFonts w:ascii="Times New Roman" w:hAnsi="Times New Roman" w:cs="Times New Roman"/>
          </w:rPr>
          <w:delText>Reverse</w:delText>
        </w:r>
      </w:del>
      <w:ins w:id="1051" w:author="Gregory Dame" w:date="2023-01-06T14:09:00Z">
        <w:r w:rsidR="00F25337" w:rsidRPr="004D69CD">
          <w:rPr>
            <w:rFonts w:ascii="Times New Roman" w:hAnsi="Times New Roman" w:cs="Times New Roman"/>
          </w:rPr>
          <w:t xml:space="preserve">reverse </w:t>
        </w:r>
      </w:ins>
      <w:del w:id="1052" w:author="Gregory Dame" w:date="2023-01-06T14:09:00Z">
        <w:r w:rsidRPr="004D69CD" w:rsidDel="00F25337">
          <w:rPr>
            <w:rFonts w:ascii="Times New Roman" w:hAnsi="Times New Roman" w:cs="Times New Roman"/>
          </w:rPr>
          <w:delText>primer</w:delText>
        </w:r>
      </w:del>
      <w:ins w:id="1053" w:author="Gregory Dame" w:date="2023-01-06T14:09:00Z">
        <w:r w:rsidR="00F25337" w:rsidRPr="004D69CD">
          <w:rPr>
            <w:rFonts w:ascii="Times New Roman" w:hAnsi="Times New Roman" w:cs="Times New Roman"/>
          </w:rPr>
          <w:t>Primer</w:t>
        </w:r>
      </w:ins>
      <w:r w:rsidRPr="004D69CD">
        <w:rPr>
          <w:rFonts w:ascii="Times New Roman" w:hAnsi="Times New Roman" w:cs="Times New Roman"/>
        </w:rPr>
        <w:t xml:space="preserve">-Konzentration als Optimal herausgefunden </w:t>
      </w:r>
      <w:commentRangeStart w:id="1054"/>
      <w:commentRangeStart w:id="1055"/>
      <w:commentRangeStart w:id="1056"/>
      <w:r w:rsidRPr="004D69CD">
        <w:rPr>
          <w:rFonts w:ascii="Times New Roman" w:hAnsi="Times New Roman" w:cs="Times New Roman"/>
        </w:rPr>
        <w:t>werden</w:t>
      </w:r>
      <w:commentRangeEnd w:id="1054"/>
      <w:r w:rsidR="00F25337" w:rsidRPr="004D69CD">
        <w:rPr>
          <w:rStyle w:val="Kommentarzeichen"/>
          <w:rFonts w:ascii="Times New Roman" w:hAnsi="Times New Roman" w:cs="Times New Roman"/>
          <w:rPrChange w:id="1057" w:author="Iris Bachmann" w:date="2023-01-19T09:08:00Z">
            <w:rPr>
              <w:rStyle w:val="Kommentarzeichen"/>
            </w:rPr>
          </w:rPrChange>
        </w:rPr>
        <w:commentReference w:id="1054"/>
      </w:r>
      <w:commentRangeEnd w:id="1055"/>
      <w:r w:rsidR="00F25337" w:rsidRPr="004D69CD">
        <w:rPr>
          <w:rStyle w:val="Kommentarzeichen"/>
          <w:rFonts w:ascii="Times New Roman" w:hAnsi="Times New Roman" w:cs="Times New Roman"/>
          <w:rPrChange w:id="1058" w:author="Iris Bachmann" w:date="2023-01-19T09:08:00Z">
            <w:rPr>
              <w:rStyle w:val="Kommentarzeichen"/>
            </w:rPr>
          </w:rPrChange>
        </w:rPr>
        <w:commentReference w:id="1055"/>
      </w:r>
      <w:commentRangeEnd w:id="1056"/>
      <w:r w:rsidR="00A2493B">
        <w:rPr>
          <w:rStyle w:val="Kommentarzeichen"/>
        </w:rPr>
        <w:commentReference w:id="1056"/>
      </w:r>
      <w:r w:rsidRPr="004D69CD">
        <w:rPr>
          <w:rFonts w:ascii="Times New Roman" w:hAnsi="Times New Roman" w:cs="Times New Roman"/>
        </w:rPr>
        <w:t>.</w:t>
      </w:r>
    </w:p>
    <w:p w14:paraId="545DD1C4" w14:textId="0AF0225B" w:rsidR="006737AA" w:rsidRDefault="00F25337" w:rsidP="00B43B35">
      <w:pPr>
        <w:spacing w:line="360" w:lineRule="auto"/>
      </w:pPr>
      <w:ins w:id="1059" w:author="Gregory Dame" w:date="2023-01-06T14:15:00Z">
        <w:r>
          <w:rPr>
            <w:noProof/>
          </w:rPr>
          <w:lastRenderedPageBreak/>
          <mc:AlternateContent>
            <mc:Choice Requires="wps">
              <w:drawing>
                <wp:anchor distT="0" distB="0" distL="114300" distR="114300" simplePos="0" relativeHeight="251663360" behindDoc="0" locked="0" layoutInCell="1" allowOverlap="1" wp14:anchorId="3D6512F7" wp14:editId="0E5B409C">
                  <wp:simplePos x="0" y="0"/>
                  <wp:positionH relativeFrom="column">
                    <wp:posOffset>609606</wp:posOffset>
                  </wp:positionH>
                  <wp:positionV relativeFrom="paragraph">
                    <wp:posOffset>622318</wp:posOffset>
                  </wp:positionV>
                  <wp:extent cx="914400" cy="310393"/>
                  <wp:effectExtent l="0" t="0" r="17145" b="7620"/>
                  <wp:wrapNone/>
                  <wp:docPr id="28" name="Textfeld 28"/>
                  <wp:cNvGraphicFramePr/>
                  <a:graphic xmlns:a="http://schemas.openxmlformats.org/drawingml/2006/main">
                    <a:graphicData uri="http://schemas.microsoft.com/office/word/2010/wordprocessingShape">
                      <wps:wsp>
                        <wps:cNvSpPr txBox="1"/>
                        <wps:spPr>
                          <a:xfrm>
                            <a:off x="0" y="0"/>
                            <a:ext cx="914400" cy="310393"/>
                          </a:xfrm>
                          <a:prstGeom prst="rect">
                            <a:avLst/>
                          </a:prstGeom>
                          <a:solidFill>
                            <a:schemeClr val="lt1"/>
                          </a:solidFill>
                          <a:ln w="6350">
                            <a:solidFill>
                              <a:prstClr val="black"/>
                            </a:solidFill>
                          </a:ln>
                        </wps:spPr>
                        <wps:txbx>
                          <w:txbxContent>
                            <w:p w14:paraId="7ECBA222" w14:textId="33506B28" w:rsidR="00F25337" w:rsidRDefault="00F25337" w:rsidP="00F25337">
                              <w:ins w:id="1060" w:author="Gregory Dame" w:date="2023-01-06T14:16:00Z">
                                <w:r>
                                  <w:t>40</w:t>
                                </w:r>
                              </w:ins>
                              <w:ins w:id="1061" w:author="Gregory Dame" w:date="2023-01-06T14:15:00Z">
                                <w:r>
                                  <w:t>°C</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6512F7" id="_x0000_t202" coordsize="21600,21600" o:spt="202" path="m,l,21600r21600,l21600,xe">
                  <v:stroke joinstyle="miter"/>
                  <v:path gradientshapeok="t" o:connecttype="rect"/>
                </v:shapetype>
                <v:shape id="Textfeld 28" o:spid="_x0000_s1026" type="#_x0000_t202" style="position:absolute;margin-left:48pt;margin-top:49pt;width:1in;height:24.4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" fillcolor="white [3201]" strokeweight=".5pt">
                  <v:textbox>
                    <w:txbxContent>
                      <w:p w14:paraId="7ECBA222" w14:textId="33506B28" w:rsidR="00F25337" w:rsidRDefault="00F25337" w:rsidP="00F25337">
                        <w:ins w:id="1062" w:author="Gregory Dame" w:date="2023-01-06T14:16:00Z">
                          <w:r>
                            <w:t>40</w:t>
                          </w:r>
                        </w:ins>
                        <w:ins w:id="1063" w:author="Gregory Dame" w:date="2023-01-06T14:15:00Z">
                          <w:r>
                            <w:t>°C</w:t>
                          </w:r>
                        </w:ins>
                      </w:p>
                    </w:txbxContent>
                  </v:textbox>
                </v:shape>
              </w:pict>
            </mc:Fallback>
          </mc:AlternateContent>
        </w:r>
      </w:ins>
      <w:ins w:id="1064" w:author="Gregory Dame" w:date="2023-01-06T14:16:00Z">
        <w:r>
          <w:rPr>
            <w:noProof/>
          </w:rPr>
          <mc:AlternateContent>
            <mc:Choice Requires="wps">
              <w:drawing>
                <wp:anchor distT="0" distB="0" distL="114300" distR="114300" simplePos="0" relativeHeight="251665408" behindDoc="0" locked="0" layoutInCell="1" allowOverlap="1" wp14:anchorId="5ACBC869" wp14:editId="503DA9EC">
                  <wp:simplePos x="0" y="0"/>
                  <wp:positionH relativeFrom="column">
                    <wp:posOffset>2137118</wp:posOffset>
                  </wp:positionH>
                  <wp:positionV relativeFrom="paragraph">
                    <wp:posOffset>1060677</wp:posOffset>
                  </wp:positionV>
                  <wp:extent cx="914400" cy="268448"/>
                  <wp:effectExtent l="0" t="0" r="8255" b="11430"/>
                  <wp:wrapNone/>
                  <wp:docPr id="29" name="Textfeld 29"/>
                  <wp:cNvGraphicFramePr/>
                  <a:graphic xmlns:a="http://schemas.openxmlformats.org/drawingml/2006/main">
                    <a:graphicData uri="http://schemas.microsoft.com/office/word/2010/wordprocessingShape">
                      <wps:wsp>
                        <wps:cNvSpPr txBox="1"/>
                        <wps:spPr>
                          <a:xfrm>
                            <a:off x="0" y="0"/>
                            <a:ext cx="914400" cy="268448"/>
                          </a:xfrm>
                          <a:prstGeom prst="rect">
                            <a:avLst/>
                          </a:prstGeom>
                          <a:solidFill>
                            <a:schemeClr val="lt1"/>
                          </a:solidFill>
                          <a:ln w="6350">
                            <a:solidFill>
                              <a:prstClr val="black"/>
                            </a:solidFill>
                          </a:ln>
                        </wps:spPr>
                        <wps:txbx>
                          <w:txbxContent>
                            <w:p w14:paraId="47A3F626" w14:textId="7AE749AE" w:rsidR="00F25337" w:rsidRDefault="00F25337" w:rsidP="00F25337">
                              <w:ins w:id="1065" w:author="Gregory Dame" w:date="2023-01-06T14:16:00Z">
                                <w:r>
                                  <w:t>42</w:t>
                                </w:r>
                              </w:ins>
                              <w:ins w:id="1066" w:author="Gregory Dame" w:date="2023-01-06T14:15:00Z">
                                <w:r>
                                  <w:t>°C</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BC869" id="Textfeld 29" o:spid="_x0000_s1027" type="#_x0000_t202" style="position:absolute;margin-left:168.3pt;margin-top:83.5pt;width:1in;height:21.1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" fillcolor="white [3201]" strokeweight=".5pt">
                  <v:textbox>
                    <w:txbxContent>
                      <w:p w14:paraId="47A3F626" w14:textId="7AE749AE" w:rsidR="00F25337" w:rsidRDefault="00F25337" w:rsidP="00F25337">
                        <w:ins w:id="1067" w:author="Gregory Dame" w:date="2023-01-06T14:16:00Z">
                          <w:r>
                            <w:t>42</w:t>
                          </w:r>
                        </w:ins>
                        <w:ins w:id="1068" w:author="Gregory Dame" w:date="2023-01-06T14:15:00Z">
                          <w:r>
                            <w:t>°C</w:t>
                          </w:r>
                        </w:ins>
                      </w:p>
                    </w:txbxContent>
                  </v:textbox>
                </v:shape>
              </w:pict>
            </mc:Fallback>
          </mc:AlternateContent>
        </w:r>
      </w:ins>
      <w:ins w:id="1069" w:author="Gregory Dame" w:date="2023-01-06T14:14:00Z">
        <w:r>
          <w:rPr>
            <w:noProof/>
          </w:rPr>
          <mc:AlternateContent>
            <mc:Choice Requires="wps">
              <w:drawing>
                <wp:anchor distT="0" distB="0" distL="114300" distR="114300" simplePos="0" relativeHeight="251661312" behindDoc="0" locked="0" layoutInCell="1" allowOverlap="1" wp14:anchorId="61C2B759" wp14:editId="6DB1AF97">
                  <wp:simplePos x="0" y="0"/>
                  <wp:positionH relativeFrom="column">
                    <wp:posOffset>1271957</wp:posOffset>
                  </wp:positionH>
                  <wp:positionV relativeFrom="paragraph">
                    <wp:posOffset>1410563</wp:posOffset>
                  </wp:positionV>
                  <wp:extent cx="914400" cy="268448"/>
                  <wp:effectExtent l="0" t="0" r="8255" b="11430"/>
                  <wp:wrapNone/>
                  <wp:docPr id="27" name="Textfeld 27"/>
                  <wp:cNvGraphicFramePr/>
                  <a:graphic xmlns:a="http://schemas.openxmlformats.org/drawingml/2006/main">
                    <a:graphicData uri="http://schemas.microsoft.com/office/word/2010/wordprocessingShape">
                      <wps:wsp>
                        <wps:cNvSpPr txBox="1"/>
                        <wps:spPr>
                          <a:xfrm>
                            <a:off x="0" y="0"/>
                            <a:ext cx="914400" cy="268448"/>
                          </a:xfrm>
                          <a:prstGeom prst="rect">
                            <a:avLst/>
                          </a:prstGeom>
                          <a:solidFill>
                            <a:schemeClr val="lt1"/>
                          </a:solidFill>
                          <a:ln w="6350">
                            <a:solidFill>
                              <a:prstClr val="black"/>
                            </a:solidFill>
                          </a:ln>
                        </wps:spPr>
                        <wps:txbx>
                          <w:txbxContent>
                            <w:p w14:paraId="5E4DE68E" w14:textId="48F887D3" w:rsidR="00F25337" w:rsidRDefault="00F25337">
                              <w:ins w:id="1070" w:author="Gregory Dame" w:date="2023-01-06T14:15:00Z">
                                <w:r>
                                  <w:t>38°C</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2B759" id="Textfeld 27" o:spid="_x0000_s1028" type="#_x0000_t202" style="position:absolute;margin-left:100.15pt;margin-top:111.05pt;width:1in;height:21.1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" fillcolor="white [3201]" strokeweight=".5pt">
                  <v:textbox>
                    <w:txbxContent>
                      <w:p w14:paraId="5E4DE68E" w14:textId="48F887D3" w:rsidR="00F25337" w:rsidRDefault="00F25337">
                        <w:ins w:id="1071" w:author="Gregory Dame" w:date="2023-01-06T14:15:00Z">
                          <w:r>
                            <w:t>38°C</w:t>
                          </w:r>
                        </w:ins>
                      </w:p>
                    </w:txbxContent>
                  </v:textbox>
                </v:shape>
              </w:pict>
            </mc:Fallback>
          </mc:AlternateContent>
        </w:r>
      </w:ins>
      <w:commentRangeStart w:id="1072"/>
      <w:r w:rsidR="00001DC6">
        <w:rPr>
          <w:noProof/>
        </w:rPr>
        <w:drawing>
          <wp:inline distT="0" distB="0" distL="0" distR="0" wp14:anchorId="684A8AC9" wp14:editId="1244C462">
            <wp:extent cx="5760720" cy="3474085"/>
            <wp:effectExtent l="0" t="0" r="508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4085"/>
                    </a:xfrm>
                    <a:prstGeom prst="rect">
                      <a:avLst/>
                    </a:prstGeom>
                  </pic:spPr>
                </pic:pic>
              </a:graphicData>
            </a:graphic>
          </wp:inline>
        </w:drawing>
      </w:r>
      <w:commentRangeEnd w:id="1072"/>
      <w:r w:rsidR="001C2841">
        <w:rPr>
          <w:rStyle w:val="Kommentarzeichen"/>
        </w:rPr>
        <w:commentReference w:id="1072"/>
      </w:r>
    </w:p>
    <w:p w14:paraId="474B1166" w14:textId="77777777" w:rsidR="00E45DBF" w:rsidRPr="004A3F55" w:rsidRDefault="00E45DBF" w:rsidP="00B43B35">
      <w:pPr>
        <w:spacing w:line="360" w:lineRule="auto"/>
        <w:jc w:val="both"/>
        <w:rPr>
          <w:rFonts w:ascii="Times New Roman" w:hAnsi="Times New Roman" w:cs="Times New Roman"/>
          <w:b/>
        </w:rPr>
      </w:pPr>
      <w:r w:rsidRPr="004A3F55">
        <w:rPr>
          <w:rFonts w:ascii="Times New Roman" w:hAnsi="Times New Roman" w:cs="Times New Roman"/>
          <w:b/>
        </w:rPr>
        <w:t>3</w:t>
      </w:r>
      <w:commentRangeStart w:id="1073"/>
      <w:r w:rsidRPr="004A3F55">
        <w:rPr>
          <w:rFonts w:ascii="Times New Roman" w:hAnsi="Times New Roman" w:cs="Times New Roman"/>
          <w:b/>
        </w:rPr>
        <w:t xml:space="preserve">.1.6 Ermittlung der Sensitivität der Influenza B </w:t>
      </w:r>
      <w:proofErr w:type="spellStart"/>
      <w:r w:rsidRPr="004A3F55">
        <w:rPr>
          <w:rFonts w:ascii="Times New Roman" w:hAnsi="Times New Roman" w:cs="Times New Roman"/>
          <w:b/>
        </w:rPr>
        <w:t>Rekombinase</w:t>
      </w:r>
      <w:proofErr w:type="spellEnd"/>
      <w:r w:rsidRPr="004A3F55">
        <w:rPr>
          <w:rFonts w:ascii="Times New Roman" w:hAnsi="Times New Roman" w:cs="Times New Roman"/>
          <w:b/>
        </w:rPr>
        <w:t xml:space="preserve"> Polymerase Amplifikation</w:t>
      </w:r>
      <w:del w:id="1074" w:author="Iris Bachmann" w:date="2023-01-19T09:26:00Z">
        <w:r w:rsidRPr="004A3F55" w:rsidDel="001C2841">
          <w:rPr>
            <w:rFonts w:ascii="Times New Roman" w:hAnsi="Times New Roman" w:cs="Times New Roman"/>
            <w:b/>
          </w:rPr>
          <w:delText xml:space="preserve"> </w:delText>
        </w:r>
      </w:del>
    </w:p>
    <w:p w14:paraId="36737836" w14:textId="3BC07DBE" w:rsidR="00F25337" w:rsidRDefault="00E45DBF" w:rsidP="00B43B35">
      <w:pPr>
        <w:spacing w:line="360" w:lineRule="auto"/>
        <w:jc w:val="both"/>
        <w:rPr>
          <w:ins w:id="1075" w:author="Gregory Dame" w:date="2023-01-06T14:44:00Z"/>
          <w:rFonts w:ascii="Times New Roman" w:hAnsi="Times New Roman" w:cs="Times New Roman"/>
        </w:rPr>
      </w:pPr>
      <w:commentRangeStart w:id="1076"/>
      <w:r w:rsidRPr="004A3F55">
        <w:rPr>
          <w:rFonts w:ascii="Times New Roman" w:hAnsi="Times New Roman" w:cs="Times New Roman"/>
        </w:rPr>
        <w:t>Um die optimierte Influenza B RPA</w:t>
      </w:r>
      <w:ins w:id="1077" w:author="Iris Bachmann" w:date="2023-01-19T09:35:00Z">
        <w:r w:rsidR="009B0373">
          <w:rPr>
            <w:rFonts w:ascii="Times New Roman" w:hAnsi="Times New Roman" w:cs="Times New Roman"/>
          </w:rPr>
          <w:t xml:space="preserve"> (Abschnitt </w:t>
        </w:r>
        <w:proofErr w:type="spellStart"/>
        <w:r w:rsidR="009B0373">
          <w:rPr>
            <w:rFonts w:ascii="Times New Roman" w:hAnsi="Times New Roman" w:cs="Times New Roman"/>
          </w:rPr>
          <w:t>xyz</w:t>
        </w:r>
        <w:proofErr w:type="spellEnd"/>
        <w:r w:rsidR="009B0373">
          <w:rPr>
            <w:rFonts w:ascii="Times New Roman" w:hAnsi="Times New Roman" w:cs="Times New Roman"/>
          </w:rPr>
          <w:t>)</w:t>
        </w:r>
      </w:ins>
      <w:r w:rsidRPr="004A3F55">
        <w:rPr>
          <w:rFonts w:ascii="Times New Roman" w:hAnsi="Times New Roman" w:cs="Times New Roman"/>
        </w:rPr>
        <w:t xml:space="preserve"> zu charakterisieren</w:t>
      </w:r>
      <w:commentRangeEnd w:id="1076"/>
      <w:r w:rsidR="00F25337">
        <w:rPr>
          <w:rStyle w:val="Kommentarzeichen"/>
        </w:rPr>
        <w:commentReference w:id="1076"/>
      </w:r>
      <w:r w:rsidRPr="004A3F55">
        <w:rPr>
          <w:rFonts w:ascii="Times New Roman" w:hAnsi="Times New Roman" w:cs="Times New Roman"/>
        </w:rPr>
        <w:t xml:space="preserve">, wurde eine Sensitivitätsmessung durchgeführt, um </w:t>
      </w:r>
      <w:commentRangeStart w:id="1078"/>
      <w:r w:rsidRPr="004A3F55">
        <w:rPr>
          <w:rFonts w:ascii="Times New Roman" w:hAnsi="Times New Roman" w:cs="Times New Roman"/>
        </w:rPr>
        <w:t>die minimal detektierbaren viralen RNA-Moleküle zu ermitteln</w:t>
      </w:r>
      <w:commentRangeEnd w:id="1078"/>
      <w:r w:rsidR="00366E9B">
        <w:rPr>
          <w:rStyle w:val="Kommentarzeichen"/>
        </w:rPr>
        <w:commentReference w:id="1078"/>
      </w:r>
      <w:r w:rsidRPr="004A3F55">
        <w:rPr>
          <w:rFonts w:ascii="Times New Roman" w:hAnsi="Times New Roman" w:cs="Times New Roman"/>
        </w:rPr>
        <w:t xml:space="preserve">. Dazu wurde der in 3.1.2 hergestellte Standard </w:t>
      </w:r>
      <w:del w:id="1079" w:author="Iris Bachmann" w:date="2023-01-19T09:33:00Z">
        <w:r w:rsidRPr="004A3F55" w:rsidDel="009B0373">
          <w:rPr>
            <w:rFonts w:ascii="Times New Roman" w:hAnsi="Times New Roman" w:cs="Times New Roman"/>
          </w:rPr>
          <w:delText xml:space="preserve">auf 2 </w:delText>
        </w:r>
        <w:r w:rsidRPr="004A3F55" w:rsidDel="009B0373">
          <w:rPr>
            <w:rFonts w:ascii="Cambria Math" w:hAnsi="Cambria Math" w:cs="Cambria Math"/>
          </w:rPr>
          <w:delText>∗</w:delText>
        </w:r>
        <w:r w:rsidRPr="004A3F55" w:rsidDel="009B0373">
          <w:rPr>
            <w:rFonts w:ascii="Times New Roman" w:hAnsi="Times New Roman" w:cs="Times New Roman"/>
          </w:rPr>
          <w:delText xml:space="preserve"> 10</w:delText>
        </w:r>
        <w:r w:rsidRPr="004A3F55" w:rsidDel="009B0373">
          <w:rPr>
            <w:rFonts w:ascii="Times New Roman" w:hAnsi="Times New Roman" w:cs="Times New Roman"/>
            <w:vertAlign w:val="superscript"/>
          </w:rPr>
          <w:delText>7</w:delText>
        </w:r>
        <w:r w:rsidRPr="004A3F55" w:rsidDel="009B0373">
          <w:rPr>
            <w:rFonts w:ascii="Times New Roman" w:hAnsi="Times New Roman" w:cs="Times New Roman"/>
          </w:rPr>
          <w:delText xml:space="preserve"> Kopien/µl verdünnt und </w:delText>
        </w:r>
      </w:del>
      <w:r w:rsidRPr="004A3F55">
        <w:rPr>
          <w:rFonts w:ascii="Times New Roman" w:hAnsi="Times New Roman" w:cs="Times New Roman"/>
        </w:rPr>
        <w:t xml:space="preserve">in </w:t>
      </w:r>
      <w:ins w:id="1080" w:author="Gregory Dame" w:date="2023-01-06T14:29:00Z">
        <w:r w:rsidR="00F25337">
          <w:rPr>
            <w:rFonts w:ascii="Times New Roman" w:hAnsi="Times New Roman" w:cs="Times New Roman"/>
          </w:rPr>
          <w:t xml:space="preserve">einer </w:t>
        </w:r>
      </w:ins>
      <w:r w:rsidRPr="004A3F55">
        <w:rPr>
          <w:rFonts w:ascii="Times New Roman" w:hAnsi="Times New Roman" w:cs="Times New Roman"/>
          <w:color w:val="FF0000"/>
        </w:rPr>
        <w:t>dekadischen Verdünnungs</w:t>
      </w:r>
      <w:ins w:id="1081" w:author="Gregory Dame" w:date="2023-01-06T14:29:00Z">
        <w:r w:rsidR="00F25337">
          <w:rPr>
            <w:rFonts w:ascii="Times New Roman" w:hAnsi="Times New Roman" w:cs="Times New Roman"/>
            <w:color w:val="FF0000"/>
          </w:rPr>
          <w:t>reihe</w:t>
        </w:r>
      </w:ins>
      <w:del w:id="1082" w:author="Gregory Dame" w:date="2023-01-06T14:29:00Z">
        <w:r w:rsidRPr="004A3F55" w:rsidDel="00F25337">
          <w:rPr>
            <w:rFonts w:ascii="Times New Roman" w:hAnsi="Times New Roman" w:cs="Times New Roman"/>
            <w:color w:val="FF0000"/>
          </w:rPr>
          <w:delText>stufen</w:delText>
        </w:r>
      </w:del>
      <w:r w:rsidRPr="004A3F55">
        <w:rPr>
          <w:rFonts w:ascii="Times New Roman" w:hAnsi="Times New Roman" w:cs="Times New Roman"/>
          <w:color w:val="FF0000"/>
        </w:rPr>
        <w:t xml:space="preserve"> </w:t>
      </w:r>
      <w:r w:rsidRPr="004A3F55">
        <w:rPr>
          <w:rFonts w:ascii="Times New Roman" w:hAnsi="Times New Roman" w:cs="Times New Roman"/>
        </w:rPr>
        <w:t xml:space="preserve">bis zu 2 </w:t>
      </w:r>
      <w:ins w:id="1083" w:author="Iris Bachmann" w:date="2023-01-19T09:34:00Z">
        <w:r w:rsidR="009B0373">
          <w:rPr>
            <w:rFonts w:ascii="Cambria Math" w:hAnsi="Cambria Math" w:cs="Cambria Math"/>
          </w:rPr>
          <w:t>∙</w:t>
        </w:r>
      </w:ins>
      <w:del w:id="1084" w:author="Iris Bachmann" w:date="2023-01-19T09:34:00Z">
        <w:r w:rsidRPr="004A3F55" w:rsidDel="009B0373">
          <w:rPr>
            <w:rFonts w:ascii="Cambria Math" w:hAnsi="Cambria Math" w:cs="Cambria Math"/>
          </w:rPr>
          <w:delText>∗</w:delText>
        </w:r>
      </w:del>
      <w:r w:rsidRPr="004A3F55">
        <w:rPr>
          <w:rFonts w:ascii="Times New Roman" w:hAnsi="Times New Roman" w:cs="Times New Roman"/>
        </w:rPr>
        <w:t xml:space="preserve"> 10</w:t>
      </w:r>
      <w:r w:rsidRPr="004A3F55">
        <w:rPr>
          <w:rFonts w:ascii="Times New Roman" w:hAnsi="Times New Roman" w:cs="Times New Roman"/>
          <w:vertAlign w:val="superscript"/>
        </w:rPr>
        <w:t>0</w:t>
      </w:r>
      <w:r w:rsidRPr="004A3F55">
        <w:rPr>
          <w:rFonts w:ascii="Times New Roman" w:hAnsi="Times New Roman" w:cs="Times New Roman"/>
        </w:rPr>
        <w:t xml:space="preserve"> </w:t>
      </w:r>
      <w:ins w:id="1085" w:author="Iris Bachmann" w:date="2023-01-19T09:34:00Z">
        <w:r w:rsidR="009B0373">
          <w:rPr>
            <w:rFonts w:ascii="Times New Roman" w:hAnsi="Times New Roman" w:cs="Times New Roman"/>
          </w:rPr>
          <w:t xml:space="preserve">EINHEIT </w:t>
        </w:r>
      </w:ins>
      <w:del w:id="1086" w:author="Iris Bachmann" w:date="2023-01-19T09:34:00Z">
        <w:r w:rsidRPr="004A3F55" w:rsidDel="009B0373">
          <w:rPr>
            <w:rFonts w:ascii="Times New Roman" w:hAnsi="Times New Roman" w:cs="Times New Roman"/>
          </w:rPr>
          <w:delText xml:space="preserve">in jeweils </w:delText>
        </w:r>
        <w:commentRangeEnd w:id="1073"/>
        <w:r w:rsidR="00F25337" w:rsidDel="009B0373">
          <w:rPr>
            <w:rStyle w:val="Kommentarzeichen"/>
          </w:rPr>
          <w:commentReference w:id="1073"/>
        </w:r>
        <w:r w:rsidRPr="004A3F55" w:rsidDel="009B0373">
          <w:rPr>
            <w:rFonts w:ascii="Times New Roman" w:hAnsi="Times New Roman" w:cs="Times New Roman"/>
          </w:rPr>
          <w:delText xml:space="preserve">einer Mehrfachbestimmung von n=7 </w:delText>
        </w:r>
      </w:del>
      <w:r w:rsidRPr="004A3F55">
        <w:rPr>
          <w:rFonts w:ascii="Times New Roman" w:hAnsi="Times New Roman" w:cs="Times New Roman"/>
        </w:rPr>
        <w:t xml:space="preserve">auf eine Amplifikation getestet. </w:t>
      </w:r>
      <w:del w:id="1087" w:author="Iris Bachmann" w:date="2023-01-19T09:34:00Z">
        <w:r w:rsidRPr="004A3F55" w:rsidDel="009B0373">
          <w:rPr>
            <w:rFonts w:ascii="Times New Roman" w:hAnsi="Times New Roman" w:cs="Times New Roman"/>
          </w:rPr>
          <w:delText>Dabei wurde jeweils d</w:delText>
        </w:r>
      </w:del>
      <w:ins w:id="1088" w:author="Iris Bachmann" w:date="2023-01-19T09:34:00Z">
        <w:r w:rsidR="009B0373">
          <w:rPr>
            <w:rFonts w:ascii="Times New Roman" w:hAnsi="Times New Roman" w:cs="Times New Roman"/>
          </w:rPr>
          <w:t>D</w:t>
        </w:r>
      </w:ins>
      <w:r w:rsidRPr="004A3F55">
        <w:rPr>
          <w:rFonts w:ascii="Times New Roman" w:hAnsi="Times New Roman" w:cs="Times New Roman"/>
        </w:rPr>
        <w:t xml:space="preserve">ie Verdünnungsreihe </w:t>
      </w:r>
      <w:ins w:id="1089" w:author="Iris Bachmann" w:date="2023-01-19T09:34:00Z">
        <w:r w:rsidR="009B0373">
          <w:rPr>
            <w:rFonts w:ascii="Times New Roman" w:hAnsi="Times New Roman" w:cs="Times New Roman"/>
          </w:rPr>
          <w:t xml:space="preserve">wurde </w:t>
        </w:r>
      </w:ins>
      <w:del w:id="1090" w:author="Iris Bachmann" w:date="2023-01-19T09:34:00Z">
        <w:r w:rsidRPr="004A3F55" w:rsidDel="009B0373">
          <w:rPr>
            <w:rFonts w:ascii="Times New Roman" w:hAnsi="Times New Roman" w:cs="Times New Roman"/>
          </w:rPr>
          <w:delText>innerhalb der</w:delText>
        </w:r>
      </w:del>
      <w:ins w:id="1091" w:author="Iris Bachmann" w:date="2023-01-19T09:34:00Z">
        <w:r w:rsidR="009B0373">
          <w:rPr>
            <w:rFonts w:ascii="Times New Roman" w:hAnsi="Times New Roman" w:cs="Times New Roman"/>
          </w:rPr>
          <w:t>im</w:t>
        </w:r>
      </w:ins>
      <w:r w:rsidRPr="004A3F55">
        <w:rPr>
          <w:rFonts w:ascii="Times New Roman" w:hAnsi="Times New Roman" w:cs="Times New Roman"/>
        </w:rPr>
        <w:t xml:space="preserve"> 50 µl </w:t>
      </w:r>
      <w:del w:id="1092" w:author="Iris Bachmann" w:date="2023-01-19T09:34:00Z">
        <w:r w:rsidRPr="004A3F55" w:rsidDel="009B0373">
          <w:rPr>
            <w:rFonts w:ascii="Times New Roman" w:hAnsi="Times New Roman" w:cs="Times New Roman"/>
          </w:rPr>
          <w:delText xml:space="preserve">RPA </w:delText>
        </w:r>
      </w:del>
      <w:ins w:id="1093" w:author="Iris Bachmann" w:date="2023-01-19T09:34:00Z">
        <w:r w:rsidR="009B0373">
          <w:rPr>
            <w:rFonts w:ascii="Times New Roman" w:hAnsi="Times New Roman" w:cs="Times New Roman"/>
          </w:rPr>
          <w:t>Ansatz</w:t>
        </w:r>
        <w:r w:rsidR="009B0373" w:rsidRPr="004A3F55">
          <w:rPr>
            <w:rFonts w:ascii="Times New Roman" w:hAnsi="Times New Roman" w:cs="Times New Roman"/>
          </w:rPr>
          <w:t xml:space="preserve"> </w:t>
        </w:r>
      </w:ins>
      <w:r w:rsidRPr="004A3F55">
        <w:rPr>
          <w:rFonts w:ascii="Times New Roman" w:hAnsi="Times New Roman" w:cs="Times New Roman"/>
        </w:rPr>
        <w:t>(</w:t>
      </w:r>
      <w:del w:id="1094" w:author="Iris Bachmann" w:date="2023-01-19T09:33:00Z">
        <w:r w:rsidRPr="004A3F55" w:rsidDel="009B0373">
          <w:rPr>
            <w:rFonts w:ascii="Times New Roman" w:hAnsi="Times New Roman" w:cs="Times New Roman"/>
          </w:rPr>
          <w:delText xml:space="preserve">Methode siehe </w:delText>
        </w:r>
      </w:del>
      <w:r w:rsidRPr="004A3F55">
        <w:rPr>
          <w:rFonts w:ascii="Times New Roman" w:hAnsi="Times New Roman" w:cs="Times New Roman"/>
        </w:rPr>
        <w:t xml:space="preserve">Kapitel 2.3.2.1) </w:t>
      </w:r>
      <w:commentRangeStart w:id="1095"/>
      <w:commentRangeStart w:id="1096"/>
      <w:r w:rsidRPr="004A3F55">
        <w:rPr>
          <w:rFonts w:ascii="Times New Roman" w:hAnsi="Times New Roman" w:cs="Times New Roman"/>
        </w:rPr>
        <w:t xml:space="preserve">und </w:t>
      </w:r>
      <w:del w:id="1097" w:author="Iris Bachmann" w:date="2023-01-19T09:34:00Z">
        <w:r w:rsidRPr="004A3F55" w:rsidDel="009B0373">
          <w:rPr>
            <w:rFonts w:ascii="Times New Roman" w:hAnsi="Times New Roman" w:cs="Times New Roman"/>
          </w:rPr>
          <w:delText xml:space="preserve">der </w:delText>
        </w:r>
      </w:del>
      <w:ins w:id="1098" w:author="Iris Bachmann" w:date="2023-01-19T09:34:00Z">
        <w:r w:rsidR="009B0373">
          <w:rPr>
            <w:rFonts w:ascii="Times New Roman" w:hAnsi="Times New Roman" w:cs="Times New Roman"/>
          </w:rPr>
          <w:t xml:space="preserve">im </w:t>
        </w:r>
      </w:ins>
      <w:ins w:id="1099" w:author="Iris Bachmann" w:date="2023-01-19T09:35:00Z">
        <w:r w:rsidR="009B0373">
          <w:rPr>
            <w:rFonts w:ascii="Times New Roman" w:hAnsi="Times New Roman" w:cs="Times New Roman"/>
          </w:rPr>
          <w:t>reduzierten Ansatz (</w:t>
        </w:r>
      </w:ins>
      <w:ins w:id="1100" w:author="Gregory Dame" w:date="2023-01-06T14:30:00Z">
        <w:r w:rsidR="00F25337">
          <w:rPr>
            <w:rFonts w:ascii="Times New Roman" w:hAnsi="Times New Roman" w:cs="Times New Roman"/>
          </w:rPr>
          <w:t>1/</w:t>
        </w:r>
      </w:ins>
      <w:r w:rsidRPr="004A3F55">
        <w:rPr>
          <w:rFonts w:ascii="Times New Roman" w:hAnsi="Times New Roman" w:cs="Times New Roman"/>
        </w:rPr>
        <w:t>8tel RPA</w:t>
      </w:r>
      <w:ins w:id="1101" w:author="Iris Bachmann" w:date="2023-01-19T09:35:00Z">
        <w:r w:rsidR="009B0373">
          <w:rPr>
            <w:rFonts w:ascii="Times New Roman" w:hAnsi="Times New Roman" w:cs="Times New Roman"/>
          </w:rPr>
          <w:t>-Ansatz)</w:t>
        </w:r>
      </w:ins>
      <w:r w:rsidRPr="004A3F55">
        <w:rPr>
          <w:rFonts w:ascii="Times New Roman" w:hAnsi="Times New Roman" w:cs="Times New Roman"/>
        </w:rPr>
        <w:t xml:space="preserve"> </w:t>
      </w:r>
      <w:commentRangeEnd w:id="1095"/>
      <w:r w:rsidR="00F25337">
        <w:rPr>
          <w:rStyle w:val="Kommentarzeichen"/>
        </w:rPr>
        <w:commentReference w:id="1095"/>
      </w:r>
      <w:commentRangeEnd w:id="1096"/>
      <w:r w:rsidR="00F25337">
        <w:rPr>
          <w:rStyle w:val="Kommentarzeichen"/>
        </w:rPr>
        <w:commentReference w:id="1096"/>
      </w:r>
      <w:r w:rsidRPr="004A3F55">
        <w:rPr>
          <w:rFonts w:ascii="Times New Roman" w:hAnsi="Times New Roman" w:cs="Times New Roman"/>
        </w:rPr>
        <w:t>(</w:t>
      </w:r>
      <w:del w:id="1102" w:author="Iris Bachmann" w:date="2023-01-19T09:33:00Z">
        <w:r w:rsidRPr="004A3F55" w:rsidDel="009B0373">
          <w:rPr>
            <w:rFonts w:ascii="Times New Roman" w:hAnsi="Times New Roman" w:cs="Times New Roman"/>
          </w:rPr>
          <w:delText xml:space="preserve">Methode siehe </w:delText>
        </w:r>
      </w:del>
      <w:r w:rsidRPr="004A3F55">
        <w:rPr>
          <w:rFonts w:ascii="Times New Roman" w:hAnsi="Times New Roman" w:cs="Times New Roman"/>
        </w:rPr>
        <w:t xml:space="preserve">Kapitel 2.3.2.2) </w:t>
      </w:r>
      <w:del w:id="1103" w:author="Iris Bachmann" w:date="2023-01-19T09:35:00Z">
        <w:r w:rsidRPr="004A3F55" w:rsidDel="009B0373">
          <w:rPr>
            <w:rFonts w:ascii="Times New Roman" w:hAnsi="Times New Roman" w:cs="Times New Roman"/>
          </w:rPr>
          <w:delText>gemessen</w:delText>
        </w:r>
      </w:del>
      <w:ins w:id="1104" w:author="Iris Bachmann" w:date="2023-01-19T09:35:00Z">
        <w:r w:rsidR="009B0373" w:rsidRPr="004A3F55">
          <w:rPr>
            <w:rFonts w:ascii="Times New Roman" w:hAnsi="Times New Roman" w:cs="Times New Roman"/>
          </w:rPr>
          <w:t>ge</w:t>
        </w:r>
        <w:r w:rsidR="009B0373">
          <w:rPr>
            <w:rFonts w:ascii="Times New Roman" w:hAnsi="Times New Roman" w:cs="Times New Roman"/>
          </w:rPr>
          <w:t>testet</w:t>
        </w:r>
      </w:ins>
      <w:r w:rsidRPr="004A3F55">
        <w:rPr>
          <w:rFonts w:ascii="Times New Roman" w:hAnsi="Times New Roman" w:cs="Times New Roman"/>
        </w:rPr>
        <w:t xml:space="preserve">. </w:t>
      </w:r>
      <w:commentRangeStart w:id="1105"/>
      <w:r w:rsidRPr="004A3F55">
        <w:rPr>
          <w:rFonts w:ascii="Times New Roman" w:hAnsi="Times New Roman" w:cs="Times New Roman"/>
        </w:rPr>
        <w:t xml:space="preserve">Die beiden Systeme wurden dabei mit den in Kapitel 3.1.5 angegebenen optimalen Reaktionsparametern durchgeführt. </w:t>
      </w:r>
      <w:commentRangeEnd w:id="1105"/>
      <w:r w:rsidR="009B0373">
        <w:rPr>
          <w:rStyle w:val="Kommentarzeichen"/>
        </w:rPr>
        <w:commentReference w:id="1105"/>
      </w:r>
      <w:commentRangeStart w:id="1106"/>
      <w:r w:rsidRPr="004A3F55">
        <w:rPr>
          <w:rFonts w:ascii="Times New Roman" w:hAnsi="Times New Roman" w:cs="Times New Roman"/>
        </w:rPr>
        <w:t>Eine Unterbrechung der Messung durch einen Mischschritt nach 5 Minuten erfolgte in der 50 µl RPA bei RNA-Konzentrationen von 10</w:t>
      </w:r>
      <w:r w:rsidRPr="004A3F55">
        <w:rPr>
          <w:rFonts w:ascii="Times New Roman" w:hAnsi="Times New Roman" w:cs="Times New Roman"/>
          <w:vertAlign w:val="superscript"/>
        </w:rPr>
        <w:t>4</w:t>
      </w:r>
      <w:ins w:id="1107" w:author="Iris Bachmann" w:date="2023-01-19T09:44:00Z">
        <w:r w:rsidR="00F821BF">
          <w:rPr>
            <w:rFonts w:ascii="Times New Roman" w:hAnsi="Times New Roman" w:cs="Times New Roman"/>
          </w:rPr>
          <w:t> </w:t>
        </w:r>
      </w:ins>
      <w:del w:id="1108" w:author="Iris Bachmann" w:date="2023-01-19T09:44:00Z">
        <w:r w:rsidRPr="004A3F55" w:rsidDel="00F821BF">
          <w:rPr>
            <w:rFonts w:ascii="Times New Roman" w:hAnsi="Times New Roman" w:cs="Times New Roman"/>
          </w:rPr>
          <w:delText xml:space="preserve"> </w:delText>
        </w:r>
      </w:del>
      <w:r w:rsidRPr="004A3F55">
        <w:rPr>
          <w:rFonts w:ascii="Times New Roman" w:hAnsi="Times New Roman" w:cs="Times New Roman"/>
        </w:rPr>
        <w:t>Molekülen/µl und niedriger.</w:t>
      </w:r>
      <w:commentRangeEnd w:id="1106"/>
      <w:r w:rsidR="00F821BF">
        <w:rPr>
          <w:rStyle w:val="Kommentarzeichen"/>
        </w:rPr>
        <w:commentReference w:id="1106"/>
      </w:r>
      <w:r w:rsidRPr="004A3F55">
        <w:rPr>
          <w:rFonts w:ascii="Times New Roman" w:hAnsi="Times New Roman" w:cs="Times New Roman"/>
        </w:rPr>
        <w:t xml:space="preserve"> Bei </w:t>
      </w:r>
      <w:del w:id="1109" w:author="Iris Bachmann" w:date="2023-01-19T09:45:00Z">
        <w:r w:rsidRPr="004A3F55" w:rsidDel="00F821BF">
          <w:rPr>
            <w:rFonts w:ascii="Times New Roman" w:hAnsi="Times New Roman" w:cs="Times New Roman"/>
          </w:rPr>
          <w:delText xml:space="preserve">der </w:delText>
        </w:r>
      </w:del>
      <w:ins w:id="1110" w:author="Iris Bachmann" w:date="2023-01-19T09:45:00Z">
        <w:r w:rsidR="00F821BF" w:rsidRPr="004A3F55">
          <w:rPr>
            <w:rFonts w:ascii="Times New Roman" w:hAnsi="Times New Roman" w:cs="Times New Roman"/>
          </w:rPr>
          <w:t>de</w:t>
        </w:r>
        <w:r w:rsidR="00F821BF">
          <w:rPr>
            <w:rFonts w:ascii="Times New Roman" w:hAnsi="Times New Roman" w:cs="Times New Roman"/>
          </w:rPr>
          <w:t>m</w:t>
        </w:r>
        <w:r w:rsidR="00F821BF" w:rsidRPr="004A3F55">
          <w:rPr>
            <w:rFonts w:ascii="Times New Roman" w:hAnsi="Times New Roman" w:cs="Times New Roman"/>
          </w:rPr>
          <w:t xml:space="preserve"> </w:t>
        </w:r>
      </w:ins>
      <w:r w:rsidRPr="004A3F55">
        <w:rPr>
          <w:rFonts w:ascii="Times New Roman" w:hAnsi="Times New Roman" w:cs="Times New Roman"/>
        </w:rPr>
        <w:t>8tel RPA</w:t>
      </w:r>
      <w:ins w:id="1111" w:author="Iris Bachmann" w:date="2023-01-19T09:45:00Z">
        <w:r w:rsidR="00F821BF">
          <w:rPr>
            <w:rFonts w:ascii="Times New Roman" w:hAnsi="Times New Roman" w:cs="Times New Roman"/>
          </w:rPr>
          <w:t>-Reaktionsv</w:t>
        </w:r>
      </w:ins>
      <w:ins w:id="1112" w:author="Iris Bachmann" w:date="2023-01-19T09:46:00Z">
        <w:r w:rsidR="00F821BF">
          <w:rPr>
            <w:rFonts w:ascii="Times New Roman" w:hAnsi="Times New Roman" w:cs="Times New Roman"/>
          </w:rPr>
          <w:t>olumen</w:t>
        </w:r>
      </w:ins>
      <w:r w:rsidRPr="004A3F55">
        <w:rPr>
          <w:rFonts w:ascii="Times New Roman" w:hAnsi="Times New Roman" w:cs="Times New Roman"/>
        </w:rPr>
        <w:t xml:space="preserve"> wurde </w:t>
      </w:r>
      <w:del w:id="1113" w:author="Iris Bachmann" w:date="2023-01-19T09:46:00Z">
        <w:r w:rsidRPr="004A3F55" w:rsidDel="00F821BF">
          <w:rPr>
            <w:rFonts w:ascii="Times New Roman" w:hAnsi="Times New Roman" w:cs="Times New Roman"/>
          </w:rPr>
          <w:delText>die Messung durch den benannten</w:delText>
        </w:r>
      </w:del>
      <w:ins w:id="1114" w:author="Iris Bachmann" w:date="2023-01-19T09:46:00Z">
        <w:r w:rsidR="00F821BF">
          <w:rPr>
            <w:rFonts w:ascii="Times New Roman" w:hAnsi="Times New Roman" w:cs="Times New Roman"/>
          </w:rPr>
          <w:t>der</w:t>
        </w:r>
      </w:ins>
      <w:r w:rsidRPr="004A3F55">
        <w:rPr>
          <w:rFonts w:ascii="Times New Roman" w:hAnsi="Times New Roman" w:cs="Times New Roman"/>
        </w:rPr>
        <w:t xml:space="preserve"> Mischschritt </w:t>
      </w:r>
      <w:commentRangeStart w:id="1115"/>
      <w:ins w:id="1116" w:author="Iris Bachmann" w:date="2023-01-19T09:46:00Z">
        <w:r w:rsidR="00F821BF">
          <w:rPr>
            <w:rFonts w:ascii="Times New Roman" w:hAnsi="Times New Roman" w:cs="Times New Roman"/>
          </w:rPr>
          <w:t xml:space="preserve">erst </w:t>
        </w:r>
      </w:ins>
      <w:r w:rsidRPr="004A3F55">
        <w:rPr>
          <w:rFonts w:ascii="Times New Roman" w:hAnsi="Times New Roman" w:cs="Times New Roman"/>
        </w:rPr>
        <w:t>bei 10</w:t>
      </w:r>
      <w:r w:rsidRPr="004A3F55">
        <w:rPr>
          <w:rFonts w:ascii="Times New Roman" w:hAnsi="Times New Roman" w:cs="Times New Roman"/>
          <w:vertAlign w:val="superscript"/>
        </w:rPr>
        <w:t>2</w:t>
      </w:r>
      <w:r w:rsidRPr="004A3F55">
        <w:rPr>
          <w:rFonts w:ascii="Times New Roman" w:hAnsi="Times New Roman" w:cs="Times New Roman"/>
        </w:rPr>
        <w:t xml:space="preserve"> Molekülen/µl und niedriger </w:t>
      </w:r>
      <w:commentRangeEnd w:id="1115"/>
      <w:r w:rsidR="00F821BF">
        <w:rPr>
          <w:rStyle w:val="Kommentarzeichen"/>
        </w:rPr>
        <w:commentReference w:id="1115"/>
      </w:r>
      <w:del w:id="1117" w:author="Iris Bachmann" w:date="2023-01-19T09:46:00Z">
        <w:r w:rsidRPr="004A3F55" w:rsidDel="00F821BF">
          <w:rPr>
            <w:rFonts w:ascii="Times New Roman" w:hAnsi="Times New Roman" w:cs="Times New Roman"/>
          </w:rPr>
          <w:delText>unterbrochen</w:delText>
        </w:r>
      </w:del>
      <w:ins w:id="1118" w:author="Iris Bachmann" w:date="2023-01-19T09:46:00Z">
        <w:r w:rsidR="00F821BF">
          <w:rPr>
            <w:rFonts w:ascii="Times New Roman" w:hAnsi="Times New Roman" w:cs="Times New Roman"/>
          </w:rPr>
          <w:t>durchgeführt</w:t>
        </w:r>
      </w:ins>
      <w:r w:rsidRPr="004A3F55">
        <w:rPr>
          <w:rFonts w:ascii="Times New Roman" w:hAnsi="Times New Roman" w:cs="Times New Roman"/>
        </w:rPr>
        <w:t>. Die normalisierten Fluoreszenzdaten der Amplifikationen sind in Abbildung 5A und B gezeigt. Die Auswertung de</w:t>
      </w:r>
      <w:r w:rsidR="00F94E65" w:rsidRPr="004A3F55">
        <w:rPr>
          <w:rFonts w:ascii="Times New Roman" w:hAnsi="Times New Roman" w:cs="Times New Roman"/>
        </w:rPr>
        <w:t xml:space="preserve">r Daten </w:t>
      </w:r>
      <w:del w:id="1119" w:author="Iris Bachmann" w:date="2023-01-19T09:46:00Z">
        <w:r w:rsidR="00F94E65" w:rsidRPr="004A3F55" w:rsidDel="00F821BF">
          <w:rPr>
            <w:rFonts w:ascii="Times New Roman" w:hAnsi="Times New Roman" w:cs="Times New Roman"/>
          </w:rPr>
          <w:delText xml:space="preserve">wurde mit der in </w:delText>
        </w:r>
      </w:del>
      <w:ins w:id="1120" w:author="Iris Bachmann" w:date="2023-01-19T09:47:00Z">
        <w:r w:rsidR="00F821BF">
          <w:rPr>
            <w:rFonts w:ascii="Times New Roman" w:hAnsi="Times New Roman" w:cs="Times New Roman"/>
          </w:rPr>
          <w:t xml:space="preserve">nach </w:t>
        </w:r>
      </w:ins>
      <w:r w:rsidR="00F94E65" w:rsidRPr="004A3F55">
        <w:rPr>
          <w:rFonts w:ascii="Times New Roman" w:hAnsi="Times New Roman" w:cs="Times New Roman"/>
        </w:rPr>
        <w:t xml:space="preserve">Kapitel 2.1.3 </w:t>
      </w:r>
      <w:del w:id="1121" w:author="Iris Bachmann" w:date="2023-01-19T09:47:00Z">
        <w:r w:rsidR="00F94E65" w:rsidRPr="004A3F55" w:rsidDel="00F821BF">
          <w:rPr>
            <w:rFonts w:ascii="Times New Roman" w:hAnsi="Times New Roman" w:cs="Times New Roman"/>
          </w:rPr>
          <w:delText>beschriebenen Methode durchgeführt. D</w:delText>
        </w:r>
      </w:del>
      <w:ins w:id="1122" w:author="Iris Bachmann" w:date="2023-01-19T09:47:00Z">
        <w:r w:rsidR="00F821BF">
          <w:rPr>
            <w:rFonts w:ascii="Times New Roman" w:hAnsi="Times New Roman" w:cs="Times New Roman"/>
          </w:rPr>
          <w:t>ergab d</w:t>
        </w:r>
      </w:ins>
      <w:r w:rsidR="00F94E65" w:rsidRPr="004A3F55">
        <w:rPr>
          <w:rFonts w:ascii="Times New Roman" w:hAnsi="Times New Roman" w:cs="Times New Roman"/>
        </w:rPr>
        <w:t>ie ermittelten TT-Werte</w:t>
      </w:r>
      <w:ins w:id="1123" w:author="Iris Bachmann" w:date="2023-01-19T09:50:00Z">
        <w:r w:rsidR="00F821BF">
          <w:rPr>
            <w:rFonts w:ascii="Times New Roman" w:hAnsi="Times New Roman" w:cs="Times New Roman"/>
          </w:rPr>
          <w:t xml:space="preserve"> (Tabelle/ Abbildung </w:t>
        </w:r>
        <w:proofErr w:type="spellStart"/>
        <w:r w:rsidR="00F821BF">
          <w:rPr>
            <w:rFonts w:ascii="Times New Roman" w:hAnsi="Times New Roman" w:cs="Times New Roman"/>
          </w:rPr>
          <w:t>xyz</w:t>
        </w:r>
        <w:proofErr w:type="spellEnd"/>
        <w:r w:rsidR="00F821BF">
          <w:rPr>
            <w:rFonts w:ascii="Times New Roman" w:hAnsi="Times New Roman" w:cs="Times New Roman"/>
          </w:rPr>
          <w:t xml:space="preserve"> … wo sind die Daten zu sehen?)</w:t>
        </w:r>
      </w:ins>
      <w:r w:rsidR="00F94E65" w:rsidRPr="004A3F55">
        <w:rPr>
          <w:rFonts w:ascii="Times New Roman" w:hAnsi="Times New Roman" w:cs="Times New Roman"/>
        </w:rPr>
        <w:t xml:space="preserve"> sowie deren linearer Zusammenhang bei verschiedenen Konzentrationen sind für beide Assays im Anhang unter </w:t>
      </w:r>
      <w:commentRangeStart w:id="1124"/>
      <w:r w:rsidR="00F94E65" w:rsidRPr="004A3F55">
        <w:rPr>
          <w:rFonts w:ascii="Times New Roman" w:hAnsi="Times New Roman" w:cs="Times New Roman"/>
        </w:rPr>
        <w:t>Abbildung @</w:t>
      </w:r>
      <w:proofErr w:type="gramStart"/>
      <w:r w:rsidR="00F94E65" w:rsidRPr="004A3F55">
        <w:rPr>
          <w:rFonts w:ascii="Times New Roman" w:hAnsi="Times New Roman" w:cs="Times New Roman"/>
        </w:rPr>
        <w:t>ref(</w:t>
      </w:r>
      <w:proofErr w:type="gramEnd"/>
      <w:r w:rsidR="00F94E65" w:rsidRPr="004A3F55">
        <w:rPr>
          <w:rFonts w:ascii="Times New Roman" w:hAnsi="Times New Roman" w:cs="Times New Roman"/>
        </w:rPr>
        <w:t>fig:..) gezeigt</w:t>
      </w:r>
      <w:commentRangeEnd w:id="1124"/>
      <w:r w:rsidR="00F821BF">
        <w:rPr>
          <w:rStyle w:val="Kommentarzeichen"/>
        </w:rPr>
        <w:commentReference w:id="1124"/>
      </w:r>
      <w:r w:rsidR="00F94E65" w:rsidRPr="004A3F55">
        <w:rPr>
          <w:rFonts w:ascii="Times New Roman" w:hAnsi="Times New Roman" w:cs="Times New Roman"/>
        </w:rPr>
        <w:t xml:space="preserve">. Für die 50 µl RPA konnte eine </w:t>
      </w:r>
      <w:commentRangeStart w:id="1125"/>
      <w:r w:rsidR="00F94E65" w:rsidRPr="004A3F55">
        <w:rPr>
          <w:rFonts w:ascii="Times New Roman" w:hAnsi="Times New Roman" w:cs="Times New Roman"/>
        </w:rPr>
        <w:t xml:space="preserve">Geradengleichung von </w:t>
      </w:r>
      <w:r w:rsidR="00F94E65" w:rsidRPr="004A3F55">
        <w:rPr>
          <w:rFonts w:ascii="Cambria Math" w:hAnsi="Cambria Math" w:cs="Cambria Math"/>
        </w:rPr>
        <w:t>𝑦</w:t>
      </w:r>
      <w:r w:rsidR="00F94E65" w:rsidRPr="004A3F55">
        <w:rPr>
          <w:rFonts w:ascii="Times New Roman" w:hAnsi="Times New Roman" w:cs="Times New Roman"/>
        </w:rPr>
        <w:t xml:space="preserve"> = 11−1, 3</w:t>
      </w:r>
      <w:r w:rsidR="00F94E65" w:rsidRPr="004A3F55">
        <w:rPr>
          <w:rFonts w:ascii="Cambria Math" w:hAnsi="Cambria Math" w:cs="Cambria Math"/>
        </w:rPr>
        <w:t>𝑥</w:t>
      </w:r>
      <w:r w:rsidR="00F94E65" w:rsidRPr="004A3F55">
        <w:rPr>
          <w:rFonts w:ascii="Times New Roman" w:hAnsi="Times New Roman" w:cs="Times New Roman"/>
        </w:rPr>
        <w:t xml:space="preserve"> </w:t>
      </w:r>
      <w:commentRangeEnd w:id="1125"/>
      <w:r w:rsidR="00017C24">
        <w:rPr>
          <w:rStyle w:val="Kommentarzeichen"/>
        </w:rPr>
        <w:commentReference w:id="1125"/>
      </w:r>
      <w:r w:rsidR="00F94E65" w:rsidRPr="004A3F55">
        <w:rPr>
          <w:rFonts w:ascii="Times New Roman" w:hAnsi="Times New Roman" w:cs="Times New Roman"/>
        </w:rPr>
        <w:t xml:space="preserve">mit einem Bestimmtheitsmaß von </w:t>
      </w:r>
      <w:commentRangeStart w:id="1126"/>
      <w:r w:rsidR="00F94E65" w:rsidRPr="004A3F55">
        <w:rPr>
          <w:rFonts w:ascii="Cambria Math" w:hAnsi="Cambria Math" w:cs="Cambria Math"/>
        </w:rPr>
        <w:t>𝑅</w:t>
      </w:r>
      <w:r w:rsidR="00F94E65" w:rsidRPr="004A3F55">
        <w:rPr>
          <w:rFonts w:ascii="Times New Roman" w:hAnsi="Times New Roman" w:cs="Times New Roman"/>
        </w:rPr>
        <w:t>2</w:t>
      </w:r>
      <w:commentRangeEnd w:id="1126"/>
      <w:r w:rsidR="00017C24">
        <w:rPr>
          <w:rStyle w:val="Kommentarzeichen"/>
        </w:rPr>
        <w:commentReference w:id="1126"/>
      </w:r>
      <w:r w:rsidR="00F94E65" w:rsidRPr="004A3F55">
        <w:rPr>
          <w:rFonts w:ascii="Times New Roman" w:hAnsi="Times New Roman" w:cs="Times New Roman"/>
        </w:rPr>
        <w:t xml:space="preserve"> = 0, 93 ermittelt werden. Die 95 %</w:t>
      </w:r>
      <w:proofErr w:type="spellStart"/>
      <w:r w:rsidR="00F94E65" w:rsidRPr="004A3F55">
        <w:rPr>
          <w:rFonts w:ascii="Times New Roman" w:hAnsi="Times New Roman" w:cs="Times New Roman"/>
        </w:rPr>
        <w:t>ige</w:t>
      </w:r>
      <w:proofErr w:type="spellEnd"/>
      <w:r w:rsidR="00F94E65" w:rsidRPr="004A3F55">
        <w:rPr>
          <w:rFonts w:ascii="Times New Roman" w:hAnsi="Times New Roman" w:cs="Times New Roman"/>
        </w:rPr>
        <w:t xml:space="preserve"> Detektionswahrscheinlichkeit liegt hier, wie in </w:t>
      </w:r>
      <w:r w:rsidR="00A21A21" w:rsidRPr="004A3F55">
        <w:rPr>
          <w:rFonts w:ascii="Times New Roman" w:hAnsi="Times New Roman" w:cs="Times New Roman"/>
        </w:rPr>
        <w:t>Abbildung</w:t>
      </w:r>
      <w:r w:rsidR="00F94E65" w:rsidRPr="004A3F55">
        <w:rPr>
          <w:rFonts w:ascii="Times New Roman" w:hAnsi="Times New Roman" w:cs="Times New Roman"/>
        </w:rPr>
        <w:t xml:space="preserve"> 5C gezeigt, bei 31,6 RNA-Molekülen. </w:t>
      </w:r>
    </w:p>
    <w:p w14:paraId="396647A7" w14:textId="49506DDB" w:rsidR="00F25337" w:rsidRDefault="00F94E65" w:rsidP="00B43B35">
      <w:pPr>
        <w:spacing w:line="360" w:lineRule="auto"/>
        <w:jc w:val="both"/>
        <w:rPr>
          <w:ins w:id="1127" w:author="Gregory Dame" w:date="2023-01-06T14:42:00Z"/>
          <w:rFonts w:ascii="Times New Roman" w:hAnsi="Times New Roman" w:cs="Times New Roman"/>
        </w:rPr>
      </w:pPr>
      <w:commentRangeStart w:id="1128"/>
      <w:r w:rsidRPr="004A3F55">
        <w:rPr>
          <w:rFonts w:ascii="Times New Roman" w:hAnsi="Times New Roman" w:cs="Times New Roman"/>
        </w:rPr>
        <w:t>F</w:t>
      </w:r>
      <w:commentRangeEnd w:id="1128"/>
      <w:r w:rsidR="00BA0DE5">
        <w:rPr>
          <w:rStyle w:val="Kommentarzeichen"/>
        </w:rPr>
        <w:commentReference w:id="1128"/>
      </w:r>
      <w:r w:rsidRPr="004A3F55">
        <w:rPr>
          <w:rFonts w:ascii="Times New Roman" w:hAnsi="Times New Roman" w:cs="Times New Roman"/>
        </w:rPr>
        <w:t>ür die 8</w:t>
      </w:r>
      <w:ins w:id="1129" w:author="Iris Bachmann" w:date="2023-01-19T10:04:00Z">
        <w:r w:rsidR="00BA0DE5">
          <w:rPr>
            <w:rFonts w:ascii="Times New Roman" w:hAnsi="Times New Roman" w:cs="Times New Roman"/>
          </w:rPr>
          <w:t>-</w:t>
        </w:r>
      </w:ins>
      <w:r w:rsidRPr="004A3F55">
        <w:rPr>
          <w:rFonts w:ascii="Times New Roman" w:hAnsi="Times New Roman" w:cs="Times New Roman"/>
        </w:rPr>
        <w:t>tel RPA konnte eine Detektionsgrenze von 14,6 Kopien ermittelt werden (siehe Abbildung 5D. Um die in Abbildung 5B gezeigten Ausreißer der TT-</w:t>
      </w:r>
      <w:r w:rsidR="005F01CB" w:rsidRPr="004A3F55">
        <w:rPr>
          <w:rFonts w:ascii="Times New Roman" w:hAnsi="Times New Roman" w:cs="Times New Roman"/>
        </w:rPr>
        <w:t>Werte</w:t>
      </w:r>
      <w:r w:rsidRPr="004A3F55">
        <w:rPr>
          <w:rFonts w:ascii="Times New Roman" w:hAnsi="Times New Roman" w:cs="Times New Roman"/>
        </w:rPr>
        <w:t xml:space="preserve"> aus dem linearen Zusammenhang zu </w:t>
      </w:r>
      <w:r w:rsidRPr="004A3F55">
        <w:rPr>
          <w:rFonts w:ascii="Times New Roman" w:hAnsi="Times New Roman" w:cs="Times New Roman"/>
        </w:rPr>
        <w:lastRenderedPageBreak/>
        <w:t xml:space="preserve">entfernen, wurde der in Kapitel 2.1.4 beschriebene Ausreißertest für die jeweiligen Konzentrationen durchgeführt. Somit konnte eine Geradengleichung von </w:t>
      </w:r>
      <w:commentRangeStart w:id="1130"/>
      <w:r w:rsidRPr="004A3F55">
        <w:rPr>
          <w:rFonts w:ascii="Cambria Math" w:hAnsi="Cambria Math" w:cs="Cambria Math"/>
        </w:rPr>
        <w:t>𝑦</w:t>
      </w:r>
      <w:r w:rsidRPr="004A3F55">
        <w:rPr>
          <w:rFonts w:ascii="Times New Roman" w:hAnsi="Times New Roman" w:cs="Times New Roman"/>
        </w:rPr>
        <w:t xml:space="preserve"> = 9, 4 − 0, 95</w:t>
      </w:r>
      <w:r w:rsidRPr="004A3F55">
        <w:rPr>
          <w:rFonts w:ascii="Cambria Math" w:hAnsi="Cambria Math" w:cs="Cambria Math"/>
        </w:rPr>
        <w:t>𝑥</w:t>
      </w:r>
      <w:commentRangeEnd w:id="1130"/>
      <w:r w:rsidR="00BA0DE5">
        <w:rPr>
          <w:rStyle w:val="Kommentarzeichen"/>
        </w:rPr>
        <w:commentReference w:id="1130"/>
      </w:r>
      <w:r w:rsidRPr="004A3F55">
        <w:rPr>
          <w:rFonts w:ascii="Times New Roman" w:hAnsi="Times New Roman" w:cs="Times New Roman"/>
        </w:rPr>
        <w:t xml:space="preserve"> mit einem Bestimmtheitsmaß von </w:t>
      </w:r>
      <w:r w:rsidRPr="004A3F55">
        <w:rPr>
          <w:rFonts w:ascii="Cambria Math" w:hAnsi="Cambria Math" w:cs="Cambria Math"/>
        </w:rPr>
        <w:t>𝑅</w:t>
      </w:r>
      <w:r w:rsidRPr="004A3F55">
        <w:rPr>
          <w:rFonts w:ascii="Times New Roman" w:hAnsi="Times New Roman" w:cs="Times New Roman"/>
        </w:rPr>
        <w:t xml:space="preserve">2 = 0, 92 berechnet werden. </w:t>
      </w:r>
    </w:p>
    <w:p w14:paraId="24BF0213" w14:textId="0F4B4194" w:rsidR="00B80342" w:rsidRPr="004A3F55" w:rsidRDefault="00F94E65" w:rsidP="00B43B35">
      <w:pPr>
        <w:spacing w:line="360" w:lineRule="auto"/>
        <w:jc w:val="both"/>
        <w:rPr>
          <w:rFonts w:ascii="Times New Roman" w:hAnsi="Times New Roman" w:cs="Times New Roman"/>
        </w:rPr>
      </w:pPr>
      <w:commentRangeStart w:id="1131"/>
      <w:r w:rsidRPr="004A3F55">
        <w:rPr>
          <w:rFonts w:ascii="Times New Roman" w:hAnsi="Times New Roman" w:cs="Times New Roman"/>
        </w:rPr>
        <w:t xml:space="preserve">Zusätzlich wurde für die </w:t>
      </w:r>
      <w:commentRangeStart w:id="1132"/>
      <w:r w:rsidRPr="004A3F55">
        <w:rPr>
          <w:rFonts w:ascii="Times New Roman" w:hAnsi="Times New Roman" w:cs="Times New Roman"/>
        </w:rPr>
        <w:t xml:space="preserve">8tel RPA </w:t>
      </w:r>
      <w:commentRangeEnd w:id="1132"/>
      <w:r w:rsidR="00BA0DE5">
        <w:rPr>
          <w:rStyle w:val="Kommentarzeichen"/>
        </w:rPr>
        <w:commentReference w:id="1132"/>
      </w:r>
      <w:r w:rsidRPr="004A3F55">
        <w:rPr>
          <w:rFonts w:ascii="Times New Roman" w:hAnsi="Times New Roman" w:cs="Times New Roman"/>
        </w:rPr>
        <w:t xml:space="preserve">eine dekadische Konzentrationsreihe ab 2 </w:t>
      </w:r>
      <w:ins w:id="1133" w:author="Iris Bachmann" w:date="2023-01-19T10:07:00Z">
        <w:r w:rsidR="00BA0DE5">
          <w:rPr>
            <w:rFonts w:ascii="Cambria Math" w:hAnsi="Cambria Math" w:cs="Cambria Math"/>
          </w:rPr>
          <w:t>∙</w:t>
        </w:r>
      </w:ins>
      <w:del w:id="1134" w:author="Iris Bachmann" w:date="2023-01-19T10:07:00Z">
        <w:r w:rsidRPr="004A3F55" w:rsidDel="00BA0DE5">
          <w:rPr>
            <w:rFonts w:ascii="Cambria Math" w:hAnsi="Cambria Math" w:cs="Cambria Math"/>
          </w:rPr>
          <w:delText>∗</w:delText>
        </w:r>
      </w:del>
      <w:r w:rsidRPr="004A3F55">
        <w:rPr>
          <w:rFonts w:ascii="Times New Roman" w:hAnsi="Times New Roman" w:cs="Times New Roman"/>
        </w:rPr>
        <w:t xml:space="preserve"> 10</w:t>
      </w:r>
      <w:r w:rsidRPr="00BA0DE5">
        <w:rPr>
          <w:rFonts w:ascii="Times New Roman" w:hAnsi="Times New Roman" w:cs="Times New Roman"/>
          <w:vertAlign w:val="superscript"/>
          <w:rPrChange w:id="1135" w:author="Iris Bachmann" w:date="2023-01-19T10:07:00Z">
            <w:rPr>
              <w:rFonts w:ascii="Times New Roman" w:hAnsi="Times New Roman" w:cs="Times New Roman"/>
            </w:rPr>
          </w:rPrChange>
        </w:rPr>
        <w:t>4</w:t>
      </w:r>
      <w:r w:rsidRPr="004A3F55">
        <w:rPr>
          <w:rFonts w:ascii="Times New Roman" w:hAnsi="Times New Roman" w:cs="Times New Roman"/>
        </w:rPr>
        <w:t xml:space="preserve"> RNA-Kopien/µl abwärts in einem humanen </w:t>
      </w:r>
      <w:r w:rsidR="000308FB" w:rsidRPr="004A3F55">
        <w:rPr>
          <w:rFonts w:ascii="Times New Roman" w:hAnsi="Times New Roman" w:cs="Times New Roman"/>
        </w:rPr>
        <w:t>RNA-Probenhintergrund</w:t>
      </w:r>
      <w:r w:rsidRPr="004A3F55">
        <w:rPr>
          <w:rFonts w:ascii="Times New Roman" w:hAnsi="Times New Roman" w:cs="Times New Roman"/>
        </w:rPr>
        <w:t xml:space="preserve"> gemessen (n=6), </w:t>
      </w:r>
      <w:commentRangeEnd w:id="1131"/>
      <w:r w:rsidR="00F25337">
        <w:rPr>
          <w:rStyle w:val="Kommentarzeichen"/>
        </w:rPr>
        <w:commentReference w:id="1131"/>
      </w:r>
      <w:r w:rsidRPr="004A3F55">
        <w:rPr>
          <w:rFonts w:ascii="Times New Roman" w:hAnsi="Times New Roman" w:cs="Times New Roman"/>
        </w:rPr>
        <w:t xml:space="preserve">um die Sensitivität unter </w:t>
      </w:r>
      <w:commentRangeStart w:id="1136"/>
      <w:r w:rsidRPr="004A3F55">
        <w:rPr>
          <w:rFonts w:ascii="Times New Roman" w:hAnsi="Times New Roman" w:cs="Times New Roman"/>
        </w:rPr>
        <w:t xml:space="preserve">klinisch simulierten Bedingungen </w:t>
      </w:r>
      <w:commentRangeEnd w:id="1136"/>
      <w:r w:rsidR="00BA0DE5">
        <w:rPr>
          <w:rStyle w:val="Kommentarzeichen"/>
        </w:rPr>
        <w:commentReference w:id="1136"/>
      </w:r>
      <w:r w:rsidRPr="004A3F55">
        <w:rPr>
          <w:rFonts w:ascii="Times New Roman" w:hAnsi="Times New Roman" w:cs="Times New Roman"/>
        </w:rPr>
        <w:t>zu ermitteln. Dazu wurden die untersuchten Proben wie in Kapitel 2.2.8 beschrieben hergestellt. Alle Messungen wurden mit den in Kapitel 3.1.5 angegebenen optimalen Reaktionsparam</w:t>
      </w:r>
      <w:r w:rsidR="00181FA4">
        <w:rPr>
          <w:rFonts w:ascii="Times New Roman" w:hAnsi="Times New Roman" w:cs="Times New Roman"/>
        </w:rPr>
        <w:t>e</w:t>
      </w:r>
      <w:r w:rsidRPr="004A3F55">
        <w:rPr>
          <w:rFonts w:ascii="Times New Roman" w:hAnsi="Times New Roman" w:cs="Times New Roman"/>
        </w:rPr>
        <w:t xml:space="preserve">tern durchgeführt. Als weitere Negativkontrolle wurde </w:t>
      </w:r>
      <w:del w:id="1137" w:author="Iris Bachmann" w:date="2023-01-19T10:31:00Z">
        <w:r w:rsidRPr="004A3F55" w:rsidDel="00A733DF">
          <w:rPr>
            <w:rFonts w:ascii="Times New Roman" w:hAnsi="Times New Roman" w:cs="Times New Roman"/>
          </w:rPr>
          <w:delText xml:space="preserve">der </w:delText>
        </w:r>
      </w:del>
      <w:ins w:id="1138" w:author="Iris Bachmann" w:date="2023-01-19T10:31:00Z">
        <w:r w:rsidR="00A733DF" w:rsidRPr="004A3F55">
          <w:rPr>
            <w:rFonts w:ascii="Times New Roman" w:hAnsi="Times New Roman" w:cs="Times New Roman"/>
          </w:rPr>
          <w:t>d</w:t>
        </w:r>
        <w:r w:rsidR="00A733DF">
          <w:rPr>
            <w:rFonts w:ascii="Times New Roman" w:hAnsi="Times New Roman" w:cs="Times New Roman"/>
          </w:rPr>
          <w:t>as</w:t>
        </w:r>
        <w:r w:rsidR="00A733DF" w:rsidRPr="004A3F55">
          <w:rPr>
            <w:rFonts w:ascii="Times New Roman" w:hAnsi="Times New Roman" w:cs="Times New Roman"/>
          </w:rPr>
          <w:t xml:space="preserve"> </w:t>
        </w:r>
      </w:ins>
      <w:r w:rsidRPr="004A3F55">
        <w:rPr>
          <w:rFonts w:ascii="Times New Roman" w:hAnsi="Times New Roman" w:cs="Times New Roman"/>
        </w:rPr>
        <w:t>RNA-Extrakt ohne zugesetzte</w:t>
      </w:r>
      <w:ins w:id="1139" w:author="Iris Bachmann" w:date="2023-01-19T10:32:00Z">
        <w:r w:rsidR="00A733DF">
          <w:rPr>
            <w:rFonts w:ascii="Times New Roman" w:hAnsi="Times New Roman" w:cs="Times New Roman"/>
          </w:rPr>
          <w:t>s</w:t>
        </w:r>
      </w:ins>
      <w:r w:rsidRPr="004A3F55">
        <w:rPr>
          <w:rFonts w:ascii="Times New Roman" w:hAnsi="Times New Roman" w:cs="Times New Roman"/>
        </w:rPr>
        <w:t xml:space="preserve"> Virus</w:t>
      </w:r>
      <w:del w:id="1140" w:author="Iris Bachmann" w:date="2023-01-19T10:32:00Z">
        <w:r w:rsidRPr="004A3F55" w:rsidDel="00A733DF">
          <w:rPr>
            <w:rFonts w:ascii="Times New Roman" w:hAnsi="Times New Roman" w:cs="Times New Roman"/>
          </w:rPr>
          <w:delText>-RNA</w:delText>
        </w:r>
      </w:del>
      <w:ins w:id="1141" w:author="Iris Bachmann" w:date="2023-01-19T10:32:00Z">
        <w:r w:rsidR="00A733DF">
          <w:rPr>
            <w:rFonts w:ascii="Times New Roman" w:hAnsi="Times New Roman" w:cs="Times New Roman"/>
          </w:rPr>
          <w:t>material</w:t>
        </w:r>
      </w:ins>
      <w:r w:rsidRPr="004A3F55">
        <w:rPr>
          <w:rFonts w:ascii="Times New Roman" w:hAnsi="Times New Roman" w:cs="Times New Roman"/>
        </w:rPr>
        <w:t xml:space="preserve"> mitgeführt. Alle Proben mit einer Konzentration von 2 </w:t>
      </w:r>
      <w:ins w:id="1142" w:author="Iris Bachmann" w:date="2023-01-19T10:31:00Z">
        <w:r w:rsidR="00A733DF">
          <w:rPr>
            <w:rFonts w:ascii="Cambria Math" w:hAnsi="Cambria Math" w:cs="Cambria Math"/>
          </w:rPr>
          <w:t>∙</w:t>
        </w:r>
      </w:ins>
      <w:del w:id="1143" w:author="Iris Bachmann" w:date="2023-01-19T10:31:00Z">
        <w:r w:rsidRPr="004A3F55" w:rsidDel="00A733DF">
          <w:rPr>
            <w:rFonts w:ascii="Cambria Math" w:hAnsi="Cambria Math" w:cs="Cambria Math"/>
          </w:rPr>
          <w:delText>∗</w:delText>
        </w:r>
      </w:del>
      <w:r w:rsidRPr="004A3F55">
        <w:rPr>
          <w:rFonts w:ascii="Times New Roman" w:hAnsi="Times New Roman" w:cs="Times New Roman"/>
        </w:rPr>
        <w:t xml:space="preserve"> 10</w:t>
      </w:r>
      <w:r w:rsidRPr="004A3F55">
        <w:rPr>
          <w:rFonts w:ascii="Times New Roman" w:hAnsi="Times New Roman" w:cs="Times New Roman"/>
          <w:vertAlign w:val="superscript"/>
        </w:rPr>
        <w:t>3</w:t>
      </w:r>
      <w:r w:rsidRPr="004A3F55">
        <w:rPr>
          <w:rFonts w:ascii="Times New Roman" w:hAnsi="Times New Roman" w:cs="Times New Roman"/>
        </w:rPr>
        <w:t xml:space="preserve"> Virus RNA Molekülen konnten detektiert werden (siehe Abbildung ?? im Anhang). Bei 10</w:t>
      </w:r>
      <w:r w:rsidRPr="004A3F55">
        <w:rPr>
          <w:rFonts w:ascii="Times New Roman" w:hAnsi="Times New Roman" w:cs="Times New Roman"/>
          <w:vertAlign w:val="superscript"/>
        </w:rPr>
        <w:t>2</w:t>
      </w:r>
      <w:r w:rsidRPr="004A3F55">
        <w:rPr>
          <w:rFonts w:ascii="Times New Roman" w:hAnsi="Times New Roman" w:cs="Times New Roman"/>
        </w:rPr>
        <w:t xml:space="preserve"> </w:t>
      </w:r>
      <w:r w:rsidR="00181FA4" w:rsidRPr="004A3F55">
        <w:rPr>
          <w:rFonts w:ascii="Times New Roman" w:hAnsi="Times New Roman" w:cs="Times New Roman"/>
        </w:rPr>
        <w:t>RNA-Molekülen</w:t>
      </w:r>
      <w:r w:rsidRPr="004A3F55">
        <w:rPr>
          <w:rFonts w:ascii="Times New Roman" w:hAnsi="Times New Roman" w:cs="Times New Roman"/>
        </w:rPr>
        <w:t xml:space="preserve"> konnte keine Probe als Positiv detektiert werden. </w:t>
      </w:r>
      <w:commentRangeStart w:id="1144"/>
      <w:r w:rsidRPr="004A3F55">
        <w:rPr>
          <w:rFonts w:ascii="Times New Roman" w:hAnsi="Times New Roman" w:cs="Times New Roman"/>
        </w:rPr>
        <w:t>Als neue 95 %</w:t>
      </w:r>
      <w:proofErr w:type="spellStart"/>
      <w:r w:rsidRPr="004A3F55">
        <w:rPr>
          <w:rFonts w:ascii="Times New Roman" w:hAnsi="Times New Roman" w:cs="Times New Roman"/>
        </w:rPr>
        <w:t>ige</w:t>
      </w:r>
      <w:proofErr w:type="spellEnd"/>
      <w:r w:rsidRPr="004A3F55">
        <w:rPr>
          <w:rFonts w:ascii="Times New Roman" w:hAnsi="Times New Roman" w:cs="Times New Roman"/>
        </w:rPr>
        <w:t xml:space="preserve"> Detektionsgrenze </w:t>
      </w:r>
      <w:commentRangeEnd w:id="1144"/>
      <w:r w:rsidR="00A733DF">
        <w:rPr>
          <w:rStyle w:val="Kommentarzeichen"/>
        </w:rPr>
        <w:commentReference w:id="1144"/>
      </w:r>
      <w:r w:rsidRPr="004A3F55">
        <w:rPr>
          <w:rFonts w:ascii="Times New Roman" w:hAnsi="Times New Roman" w:cs="Times New Roman"/>
        </w:rPr>
        <w:t>konnten 1397</w:t>
      </w:r>
      <w:ins w:id="1145" w:author="Iris Bachmann" w:date="2023-01-19T10:32:00Z">
        <w:r w:rsidR="00A733DF">
          <w:rPr>
            <w:rFonts w:ascii="Times New Roman" w:hAnsi="Times New Roman" w:cs="Times New Roman"/>
          </w:rPr>
          <w:t> </w:t>
        </w:r>
      </w:ins>
      <w:del w:id="1146" w:author="Iris Bachmann" w:date="2023-01-19T10:32:00Z">
        <w:r w:rsidRPr="004A3F55" w:rsidDel="00A733DF">
          <w:rPr>
            <w:rFonts w:ascii="Times New Roman" w:hAnsi="Times New Roman" w:cs="Times New Roman"/>
          </w:rPr>
          <w:delText xml:space="preserve"> </w:delText>
        </w:r>
      </w:del>
      <w:r w:rsidRPr="004A3F55">
        <w:rPr>
          <w:rFonts w:ascii="Times New Roman" w:hAnsi="Times New Roman" w:cs="Times New Roman"/>
        </w:rPr>
        <w:t xml:space="preserve">Kopien errechnet werden. </w:t>
      </w:r>
      <w:del w:id="1147" w:author="Gregory Dame" w:date="2023-01-06T14:45:00Z">
        <w:r w:rsidRPr="004A3F55" w:rsidDel="00F25337">
          <w:rPr>
            <w:rFonts w:ascii="Times New Roman" w:hAnsi="Times New Roman" w:cs="Times New Roman"/>
          </w:rPr>
          <w:delText xml:space="preserve">Somit lässt sich </w:delText>
        </w:r>
      </w:del>
      <w:ins w:id="1148" w:author="Gregory Dame" w:date="2023-01-06T14:45:00Z">
        <w:r w:rsidR="00F25337">
          <w:rPr>
            <w:rFonts w:ascii="Times New Roman" w:hAnsi="Times New Roman" w:cs="Times New Roman"/>
          </w:rPr>
          <w:t>E</w:t>
        </w:r>
      </w:ins>
      <w:del w:id="1149" w:author="Gregory Dame" w:date="2023-01-06T14:45:00Z">
        <w:r w:rsidRPr="004A3F55" w:rsidDel="00F25337">
          <w:rPr>
            <w:rFonts w:ascii="Times New Roman" w:hAnsi="Times New Roman" w:cs="Times New Roman"/>
          </w:rPr>
          <w:delText>e</w:delText>
        </w:r>
      </w:del>
      <w:r w:rsidRPr="004A3F55">
        <w:rPr>
          <w:rFonts w:ascii="Times New Roman" w:hAnsi="Times New Roman" w:cs="Times New Roman"/>
        </w:rPr>
        <w:t xml:space="preserve">in Verlust an Sensitivität </w:t>
      </w:r>
      <w:ins w:id="1150" w:author="Gregory Dame" w:date="2023-01-06T14:45:00Z">
        <w:r w:rsidR="00F25337">
          <w:rPr>
            <w:rFonts w:ascii="Times New Roman" w:hAnsi="Times New Roman" w:cs="Times New Roman"/>
          </w:rPr>
          <w:t>mit dem „</w:t>
        </w:r>
        <w:proofErr w:type="spellStart"/>
        <w:r w:rsidR="00F25337">
          <w:rPr>
            <w:rFonts w:ascii="Times New Roman" w:hAnsi="Times New Roman" w:cs="Times New Roman"/>
          </w:rPr>
          <w:t>zugespikten</w:t>
        </w:r>
        <w:proofErr w:type="spellEnd"/>
        <w:r w:rsidR="00F25337">
          <w:rPr>
            <w:rFonts w:ascii="Times New Roman" w:hAnsi="Times New Roman" w:cs="Times New Roman"/>
          </w:rPr>
          <w:t>“</w:t>
        </w:r>
      </w:ins>
      <w:del w:id="1151" w:author="Gregory Dame" w:date="2023-01-06T14:45:00Z">
        <w:r w:rsidRPr="004A3F55" w:rsidDel="00F25337">
          <w:rPr>
            <w:rFonts w:ascii="Times New Roman" w:hAnsi="Times New Roman" w:cs="Times New Roman"/>
          </w:rPr>
          <w:delText>in dem simulierten</w:delText>
        </w:r>
      </w:del>
      <w:r w:rsidRPr="004A3F55">
        <w:rPr>
          <w:rFonts w:ascii="Times New Roman" w:hAnsi="Times New Roman" w:cs="Times New Roman"/>
        </w:rPr>
        <w:t xml:space="preserve"> humanen </w:t>
      </w:r>
      <w:proofErr w:type="gramStart"/>
      <w:r w:rsidRPr="004A3F55">
        <w:rPr>
          <w:rFonts w:ascii="Times New Roman" w:hAnsi="Times New Roman" w:cs="Times New Roman"/>
        </w:rPr>
        <w:t>RNA Probenhintergrund</w:t>
      </w:r>
      <w:proofErr w:type="gramEnd"/>
      <w:r w:rsidRPr="004A3F55">
        <w:rPr>
          <w:rFonts w:ascii="Times New Roman" w:hAnsi="Times New Roman" w:cs="Times New Roman"/>
        </w:rPr>
        <w:t xml:space="preserve"> </w:t>
      </w:r>
      <w:ins w:id="1152" w:author="Gregory Dame" w:date="2023-01-06T14:46:00Z">
        <w:r w:rsidR="00F25337">
          <w:rPr>
            <w:rFonts w:ascii="Times New Roman" w:hAnsi="Times New Roman" w:cs="Times New Roman"/>
          </w:rPr>
          <w:t xml:space="preserve">konnte </w:t>
        </w:r>
      </w:ins>
      <w:r w:rsidRPr="004A3F55">
        <w:rPr>
          <w:rFonts w:ascii="Times New Roman" w:hAnsi="Times New Roman" w:cs="Times New Roman"/>
        </w:rPr>
        <w:t>fest</w:t>
      </w:r>
      <w:ins w:id="1153" w:author="Gregory Dame" w:date="2023-01-06T14:46:00Z">
        <w:r w:rsidR="00F25337">
          <w:rPr>
            <w:rFonts w:ascii="Times New Roman" w:hAnsi="Times New Roman" w:cs="Times New Roman"/>
          </w:rPr>
          <w:t>ge</w:t>
        </w:r>
      </w:ins>
      <w:r w:rsidRPr="004A3F55">
        <w:rPr>
          <w:rFonts w:ascii="Times New Roman" w:hAnsi="Times New Roman" w:cs="Times New Roman"/>
        </w:rPr>
        <w:t>stell</w:t>
      </w:r>
      <w:ins w:id="1154" w:author="Gregory Dame" w:date="2023-01-06T14:46:00Z">
        <w:r w:rsidR="00F25337">
          <w:rPr>
            <w:rFonts w:ascii="Times New Roman" w:hAnsi="Times New Roman" w:cs="Times New Roman"/>
          </w:rPr>
          <w:t>t werd</w:t>
        </w:r>
      </w:ins>
      <w:r w:rsidRPr="004A3F55">
        <w:rPr>
          <w:rFonts w:ascii="Times New Roman" w:hAnsi="Times New Roman" w:cs="Times New Roman"/>
        </w:rPr>
        <w:t>e</w:t>
      </w:r>
      <w:commentRangeStart w:id="1155"/>
      <w:commentRangeStart w:id="1156"/>
      <w:r w:rsidRPr="004A3F55">
        <w:rPr>
          <w:rFonts w:ascii="Times New Roman" w:hAnsi="Times New Roman" w:cs="Times New Roman"/>
        </w:rPr>
        <w:t>n</w:t>
      </w:r>
      <w:commentRangeEnd w:id="1155"/>
      <w:r w:rsidR="00F25337">
        <w:rPr>
          <w:rStyle w:val="Kommentarzeichen"/>
        </w:rPr>
        <w:commentReference w:id="1155"/>
      </w:r>
      <w:commentRangeEnd w:id="1156"/>
      <w:r w:rsidR="00F25337">
        <w:rPr>
          <w:rStyle w:val="Kommentarzeichen"/>
        </w:rPr>
        <w:commentReference w:id="1156"/>
      </w:r>
      <w:r w:rsidRPr="004A3F55">
        <w:rPr>
          <w:rFonts w:ascii="Times New Roman" w:hAnsi="Times New Roman" w:cs="Times New Roman"/>
        </w:rPr>
        <w:t xml:space="preserve">. </w:t>
      </w:r>
      <w:commentRangeStart w:id="1157"/>
      <w:commentRangeStart w:id="1158"/>
      <w:r w:rsidRPr="004A3F55">
        <w:rPr>
          <w:rFonts w:ascii="Times New Roman" w:hAnsi="Times New Roman" w:cs="Times New Roman"/>
        </w:rPr>
        <w:t xml:space="preserve">Eine </w:t>
      </w:r>
      <w:proofErr w:type="spellStart"/>
      <w:r w:rsidRPr="004A3F55">
        <w:rPr>
          <w:rFonts w:ascii="Times New Roman" w:hAnsi="Times New Roman" w:cs="Times New Roman"/>
        </w:rPr>
        <w:t>Kreuzreaktivität</w:t>
      </w:r>
      <w:proofErr w:type="spellEnd"/>
      <w:r w:rsidRPr="004A3F55">
        <w:rPr>
          <w:rFonts w:ascii="Times New Roman" w:hAnsi="Times New Roman" w:cs="Times New Roman"/>
        </w:rPr>
        <w:t xml:space="preserve"> mit humaner Proben-RNA konnte nicht beobachtet werden.</w:t>
      </w:r>
      <w:commentRangeEnd w:id="1157"/>
      <w:r w:rsidR="00F25337">
        <w:rPr>
          <w:rStyle w:val="Kommentarzeichen"/>
        </w:rPr>
        <w:commentReference w:id="1157"/>
      </w:r>
      <w:commentRangeEnd w:id="1158"/>
      <w:r w:rsidR="00A733DF">
        <w:rPr>
          <w:rStyle w:val="Kommentarzeichen"/>
        </w:rPr>
        <w:commentReference w:id="1158"/>
      </w:r>
    </w:p>
    <w:p w14:paraId="4D21C8E0" w14:textId="7543CC0F" w:rsidR="00310F8D" w:rsidRDefault="00310F8D" w:rsidP="00B43B35">
      <w:pPr>
        <w:spacing w:line="360" w:lineRule="auto"/>
      </w:pPr>
      <w:r>
        <w:rPr>
          <w:noProof/>
        </w:rPr>
        <w:drawing>
          <wp:inline distT="0" distB="0" distL="0" distR="0" wp14:anchorId="44F86505" wp14:editId="08E07C2A">
            <wp:extent cx="5760720" cy="53803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80355"/>
                    </a:xfrm>
                    <a:prstGeom prst="rect">
                      <a:avLst/>
                    </a:prstGeom>
                  </pic:spPr>
                </pic:pic>
              </a:graphicData>
            </a:graphic>
          </wp:inline>
        </w:drawing>
      </w:r>
    </w:p>
    <w:p w14:paraId="7D707EDC" w14:textId="77777777" w:rsidR="00310F8D" w:rsidRDefault="00F25337" w:rsidP="00B43B35">
      <w:pPr>
        <w:spacing w:line="360" w:lineRule="auto"/>
      </w:pPr>
      <w:commentRangeStart w:id="1159"/>
      <w:commentRangeStart w:id="1160"/>
      <w:commentRangeEnd w:id="1159"/>
      <w:r>
        <w:rPr>
          <w:rStyle w:val="Kommentarzeichen"/>
        </w:rPr>
        <w:lastRenderedPageBreak/>
        <w:commentReference w:id="1159"/>
      </w:r>
      <w:commentRangeEnd w:id="1160"/>
      <w:r>
        <w:rPr>
          <w:rStyle w:val="Kommentarzeichen"/>
        </w:rPr>
        <w:commentReference w:id="1160"/>
      </w:r>
    </w:p>
    <w:p w14:paraId="56FC8541" w14:textId="77777777" w:rsidR="00310F8D" w:rsidRDefault="00310F8D" w:rsidP="00B43B35">
      <w:pPr>
        <w:spacing w:line="360" w:lineRule="auto"/>
      </w:pPr>
    </w:p>
    <w:p w14:paraId="440146FE" w14:textId="21DB2834" w:rsidR="00310F8D" w:rsidRPr="00C969F6" w:rsidDel="00C969F6" w:rsidRDefault="00310F8D" w:rsidP="00B43B35">
      <w:pPr>
        <w:spacing w:line="360" w:lineRule="auto"/>
        <w:rPr>
          <w:del w:id="1161" w:author="Iris Bachmann" w:date="2023-01-18T13:22:00Z"/>
          <w:color w:val="000000" w:themeColor="text1"/>
          <w:rPrChange w:id="1162" w:author="Iris Bachmann" w:date="2023-01-18T13:22:00Z">
            <w:rPr>
              <w:del w:id="1163" w:author="Iris Bachmann" w:date="2023-01-18T13:22:00Z"/>
            </w:rPr>
          </w:rPrChange>
        </w:rPr>
      </w:pPr>
    </w:p>
    <w:p w14:paraId="1936D684" w14:textId="6FA21F17" w:rsidR="00310F8D" w:rsidRPr="00C969F6" w:rsidDel="00C969F6" w:rsidRDefault="00310F8D" w:rsidP="00B43B35">
      <w:pPr>
        <w:spacing w:line="360" w:lineRule="auto"/>
        <w:rPr>
          <w:del w:id="1164" w:author="Iris Bachmann" w:date="2023-01-18T13:22:00Z"/>
          <w:color w:val="000000" w:themeColor="text1"/>
          <w:rPrChange w:id="1165" w:author="Iris Bachmann" w:date="2023-01-18T13:22:00Z">
            <w:rPr>
              <w:del w:id="1166" w:author="Iris Bachmann" w:date="2023-01-18T13:22:00Z"/>
            </w:rPr>
          </w:rPrChange>
        </w:rPr>
      </w:pPr>
    </w:p>
    <w:p w14:paraId="396079FD" w14:textId="398FAB25" w:rsidR="00310F8D" w:rsidRPr="00C969F6" w:rsidDel="00C969F6" w:rsidRDefault="00310F8D" w:rsidP="00B43B35">
      <w:pPr>
        <w:spacing w:line="360" w:lineRule="auto"/>
        <w:rPr>
          <w:del w:id="1167" w:author="Iris Bachmann" w:date="2023-01-18T13:22:00Z"/>
          <w:color w:val="000000" w:themeColor="text1"/>
          <w:rPrChange w:id="1168" w:author="Iris Bachmann" w:date="2023-01-18T13:22:00Z">
            <w:rPr>
              <w:del w:id="1169" w:author="Iris Bachmann" w:date="2023-01-18T13:22:00Z"/>
            </w:rPr>
          </w:rPrChange>
        </w:rPr>
      </w:pPr>
    </w:p>
    <w:p w14:paraId="1D5A4DA0" w14:textId="57A57299" w:rsidR="00B80342" w:rsidRPr="00C969F6" w:rsidDel="00C969F6" w:rsidRDefault="00B80342" w:rsidP="00B43B35">
      <w:pPr>
        <w:spacing w:line="360" w:lineRule="auto"/>
        <w:rPr>
          <w:del w:id="1170" w:author="Iris Bachmann" w:date="2023-01-18T13:22:00Z"/>
          <w:color w:val="000000" w:themeColor="text1"/>
          <w:rPrChange w:id="1171" w:author="Iris Bachmann" w:date="2023-01-18T13:22:00Z">
            <w:rPr>
              <w:del w:id="1172" w:author="Iris Bachmann" w:date="2023-01-18T13:22:00Z"/>
            </w:rPr>
          </w:rPrChange>
        </w:rPr>
      </w:pPr>
    </w:p>
    <w:p w14:paraId="14BE7E48" w14:textId="012A2E5A" w:rsidR="00B80342" w:rsidRPr="00C969F6" w:rsidDel="00C969F6" w:rsidRDefault="00B80342" w:rsidP="00B43B35">
      <w:pPr>
        <w:spacing w:line="360" w:lineRule="auto"/>
        <w:rPr>
          <w:del w:id="1173" w:author="Iris Bachmann" w:date="2023-01-18T13:22:00Z"/>
          <w:color w:val="000000" w:themeColor="text1"/>
          <w:rPrChange w:id="1174" w:author="Iris Bachmann" w:date="2023-01-18T13:22:00Z">
            <w:rPr>
              <w:del w:id="1175" w:author="Iris Bachmann" w:date="2023-01-18T13:22:00Z"/>
            </w:rPr>
          </w:rPrChange>
        </w:rPr>
      </w:pPr>
    </w:p>
    <w:p w14:paraId="5F567E10" w14:textId="4A40F335" w:rsidR="00B80342" w:rsidRPr="00C969F6" w:rsidDel="00C969F6" w:rsidRDefault="00B80342" w:rsidP="00B43B35">
      <w:pPr>
        <w:spacing w:line="360" w:lineRule="auto"/>
        <w:rPr>
          <w:del w:id="1176" w:author="Iris Bachmann" w:date="2023-01-18T13:22:00Z"/>
          <w:color w:val="000000" w:themeColor="text1"/>
          <w:rPrChange w:id="1177" w:author="Iris Bachmann" w:date="2023-01-18T13:22:00Z">
            <w:rPr>
              <w:del w:id="1178" w:author="Iris Bachmann" w:date="2023-01-18T13:22:00Z"/>
            </w:rPr>
          </w:rPrChange>
        </w:rPr>
      </w:pPr>
    </w:p>
    <w:p w14:paraId="6DC74902" w14:textId="38BF2128" w:rsidR="00B80342" w:rsidRPr="00C969F6" w:rsidDel="00C969F6" w:rsidRDefault="00B80342" w:rsidP="00B43B35">
      <w:pPr>
        <w:spacing w:line="360" w:lineRule="auto"/>
        <w:rPr>
          <w:del w:id="1179" w:author="Iris Bachmann" w:date="2023-01-18T13:22:00Z"/>
          <w:color w:val="000000" w:themeColor="text1"/>
          <w:rPrChange w:id="1180" w:author="Iris Bachmann" w:date="2023-01-18T13:22:00Z">
            <w:rPr>
              <w:del w:id="1181" w:author="Iris Bachmann" w:date="2023-01-18T13:22:00Z"/>
            </w:rPr>
          </w:rPrChange>
        </w:rPr>
      </w:pPr>
    </w:p>
    <w:p w14:paraId="2CAE22A1" w14:textId="1767C5DD" w:rsidR="00B80342" w:rsidRPr="00C969F6" w:rsidDel="00C969F6" w:rsidRDefault="00B80342" w:rsidP="00B43B35">
      <w:pPr>
        <w:spacing w:line="360" w:lineRule="auto"/>
        <w:rPr>
          <w:del w:id="1182" w:author="Iris Bachmann" w:date="2023-01-18T13:22:00Z"/>
          <w:color w:val="000000" w:themeColor="text1"/>
          <w:rPrChange w:id="1183" w:author="Iris Bachmann" w:date="2023-01-18T13:22:00Z">
            <w:rPr>
              <w:del w:id="1184" w:author="Iris Bachmann" w:date="2023-01-18T13:22:00Z"/>
            </w:rPr>
          </w:rPrChange>
        </w:rPr>
      </w:pPr>
    </w:p>
    <w:p w14:paraId="75B0951C" w14:textId="031E69F5" w:rsidR="00B80342" w:rsidRPr="00C969F6" w:rsidDel="00C969F6" w:rsidRDefault="00B80342" w:rsidP="00B43B35">
      <w:pPr>
        <w:spacing w:line="360" w:lineRule="auto"/>
        <w:rPr>
          <w:del w:id="1185" w:author="Iris Bachmann" w:date="2023-01-18T13:22:00Z"/>
          <w:color w:val="000000" w:themeColor="text1"/>
          <w:rPrChange w:id="1186" w:author="Iris Bachmann" w:date="2023-01-18T13:22:00Z">
            <w:rPr>
              <w:del w:id="1187" w:author="Iris Bachmann" w:date="2023-01-18T13:22:00Z"/>
            </w:rPr>
          </w:rPrChange>
        </w:rPr>
      </w:pPr>
    </w:p>
    <w:p w14:paraId="6AF9E33F" w14:textId="40D39819" w:rsidR="00B80342" w:rsidRPr="00C969F6" w:rsidDel="00C969F6" w:rsidRDefault="00B80342" w:rsidP="00B43B35">
      <w:pPr>
        <w:spacing w:line="360" w:lineRule="auto"/>
        <w:rPr>
          <w:del w:id="1188" w:author="Iris Bachmann" w:date="2023-01-18T13:22:00Z"/>
          <w:color w:val="000000" w:themeColor="text1"/>
          <w:rPrChange w:id="1189" w:author="Iris Bachmann" w:date="2023-01-18T13:22:00Z">
            <w:rPr>
              <w:del w:id="1190" w:author="Iris Bachmann" w:date="2023-01-18T13:22:00Z"/>
            </w:rPr>
          </w:rPrChange>
        </w:rPr>
      </w:pPr>
    </w:p>
    <w:p w14:paraId="1E96AE61" w14:textId="107EC47D" w:rsidR="00B80342" w:rsidRPr="00C969F6" w:rsidDel="00C969F6" w:rsidRDefault="00B80342" w:rsidP="00B43B35">
      <w:pPr>
        <w:spacing w:line="360" w:lineRule="auto"/>
        <w:rPr>
          <w:del w:id="1191" w:author="Iris Bachmann" w:date="2023-01-18T13:22:00Z"/>
          <w:color w:val="000000" w:themeColor="text1"/>
          <w:rPrChange w:id="1192" w:author="Iris Bachmann" w:date="2023-01-18T13:22:00Z">
            <w:rPr>
              <w:del w:id="1193" w:author="Iris Bachmann" w:date="2023-01-18T13:22:00Z"/>
            </w:rPr>
          </w:rPrChange>
        </w:rPr>
      </w:pPr>
    </w:p>
    <w:p w14:paraId="14BF3C63" w14:textId="6A44ABE0" w:rsidR="00B80342" w:rsidRPr="00C969F6" w:rsidDel="00C969F6" w:rsidRDefault="00B80342" w:rsidP="00B43B35">
      <w:pPr>
        <w:spacing w:line="360" w:lineRule="auto"/>
        <w:rPr>
          <w:del w:id="1194" w:author="Iris Bachmann" w:date="2023-01-18T13:22:00Z"/>
          <w:color w:val="000000" w:themeColor="text1"/>
          <w:rPrChange w:id="1195" w:author="Iris Bachmann" w:date="2023-01-18T13:22:00Z">
            <w:rPr>
              <w:del w:id="1196" w:author="Iris Bachmann" w:date="2023-01-18T13:22:00Z"/>
            </w:rPr>
          </w:rPrChange>
        </w:rPr>
      </w:pPr>
    </w:p>
    <w:p w14:paraId="491FF3A0" w14:textId="6782A09E" w:rsidR="00B80342" w:rsidRPr="00C969F6" w:rsidDel="00C969F6" w:rsidRDefault="00B80342" w:rsidP="00B43B35">
      <w:pPr>
        <w:spacing w:line="360" w:lineRule="auto"/>
        <w:rPr>
          <w:del w:id="1197" w:author="Iris Bachmann" w:date="2023-01-18T13:22:00Z"/>
          <w:color w:val="000000" w:themeColor="text1"/>
          <w:rPrChange w:id="1198" w:author="Iris Bachmann" w:date="2023-01-18T13:22:00Z">
            <w:rPr>
              <w:del w:id="1199" w:author="Iris Bachmann" w:date="2023-01-18T13:22:00Z"/>
            </w:rPr>
          </w:rPrChange>
        </w:rPr>
      </w:pPr>
    </w:p>
    <w:p w14:paraId="3DFC54E9" w14:textId="1958AAFD" w:rsidR="00B80342" w:rsidRPr="00C969F6" w:rsidDel="00C969F6" w:rsidRDefault="00B80342" w:rsidP="00B43B35">
      <w:pPr>
        <w:spacing w:line="360" w:lineRule="auto"/>
        <w:rPr>
          <w:del w:id="1200" w:author="Iris Bachmann" w:date="2023-01-18T13:22:00Z"/>
          <w:color w:val="000000" w:themeColor="text1"/>
          <w:rPrChange w:id="1201" w:author="Iris Bachmann" w:date="2023-01-18T13:22:00Z">
            <w:rPr>
              <w:del w:id="1202" w:author="Iris Bachmann" w:date="2023-01-18T13:22:00Z"/>
            </w:rPr>
          </w:rPrChange>
        </w:rPr>
      </w:pPr>
    </w:p>
    <w:p w14:paraId="318E876C" w14:textId="79A45A5D" w:rsidR="00B80342" w:rsidRPr="00C969F6" w:rsidDel="00C969F6" w:rsidRDefault="00B80342" w:rsidP="00B43B35">
      <w:pPr>
        <w:spacing w:line="360" w:lineRule="auto"/>
        <w:rPr>
          <w:del w:id="1203" w:author="Iris Bachmann" w:date="2023-01-18T13:22:00Z"/>
          <w:color w:val="000000" w:themeColor="text1"/>
          <w:rPrChange w:id="1204" w:author="Iris Bachmann" w:date="2023-01-18T13:22:00Z">
            <w:rPr>
              <w:del w:id="1205" w:author="Iris Bachmann" w:date="2023-01-18T13:22:00Z"/>
            </w:rPr>
          </w:rPrChange>
        </w:rPr>
      </w:pPr>
    </w:p>
    <w:p w14:paraId="1CADAF4C" w14:textId="312B934E" w:rsidR="00B80342" w:rsidRPr="00C969F6" w:rsidDel="00C969F6" w:rsidRDefault="00B80342" w:rsidP="00B43B35">
      <w:pPr>
        <w:spacing w:line="360" w:lineRule="auto"/>
        <w:rPr>
          <w:del w:id="1206" w:author="Iris Bachmann" w:date="2023-01-18T13:22:00Z"/>
          <w:color w:val="000000" w:themeColor="text1"/>
          <w:rPrChange w:id="1207" w:author="Iris Bachmann" w:date="2023-01-18T13:22:00Z">
            <w:rPr>
              <w:del w:id="1208" w:author="Iris Bachmann" w:date="2023-01-18T13:22:00Z"/>
            </w:rPr>
          </w:rPrChange>
        </w:rPr>
      </w:pPr>
    </w:p>
    <w:p w14:paraId="56C034AC" w14:textId="6FBED201" w:rsidR="00B80342" w:rsidRPr="00C969F6" w:rsidDel="00C969F6" w:rsidRDefault="00B80342" w:rsidP="00B43B35">
      <w:pPr>
        <w:spacing w:line="360" w:lineRule="auto"/>
        <w:rPr>
          <w:del w:id="1209" w:author="Iris Bachmann" w:date="2023-01-18T13:22:00Z"/>
          <w:color w:val="000000" w:themeColor="text1"/>
          <w:rPrChange w:id="1210" w:author="Iris Bachmann" w:date="2023-01-18T13:22:00Z">
            <w:rPr>
              <w:del w:id="1211" w:author="Iris Bachmann" w:date="2023-01-18T13:22:00Z"/>
            </w:rPr>
          </w:rPrChange>
        </w:rPr>
      </w:pPr>
    </w:p>
    <w:p w14:paraId="025C5F45" w14:textId="068B52D3" w:rsidR="00B80342" w:rsidRPr="00C969F6" w:rsidDel="00C969F6" w:rsidRDefault="00B80342" w:rsidP="00B43B35">
      <w:pPr>
        <w:spacing w:line="360" w:lineRule="auto"/>
        <w:rPr>
          <w:del w:id="1212" w:author="Iris Bachmann" w:date="2023-01-18T13:22:00Z"/>
          <w:color w:val="000000" w:themeColor="text1"/>
          <w:rPrChange w:id="1213" w:author="Iris Bachmann" w:date="2023-01-18T13:22:00Z">
            <w:rPr>
              <w:del w:id="1214" w:author="Iris Bachmann" w:date="2023-01-18T13:22:00Z"/>
            </w:rPr>
          </w:rPrChange>
        </w:rPr>
      </w:pPr>
    </w:p>
    <w:p w14:paraId="4AABCA6C" w14:textId="29F50FD7" w:rsidR="00B80342" w:rsidRPr="00C969F6" w:rsidDel="00C969F6" w:rsidRDefault="00B80342" w:rsidP="00B43B35">
      <w:pPr>
        <w:spacing w:line="360" w:lineRule="auto"/>
        <w:rPr>
          <w:del w:id="1215" w:author="Iris Bachmann" w:date="2023-01-18T13:22:00Z"/>
          <w:color w:val="000000" w:themeColor="text1"/>
          <w:rPrChange w:id="1216" w:author="Iris Bachmann" w:date="2023-01-18T13:22:00Z">
            <w:rPr>
              <w:del w:id="1217" w:author="Iris Bachmann" w:date="2023-01-18T13:22:00Z"/>
            </w:rPr>
          </w:rPrChange>
        </w:rPr>
      </w:pPr>
    </w:p>
    <w:p w14:paraId="6E93CDF8" w14:textId="396D84DF" w:rsidR="00B80342" w:rsidRPr="00C969F6" w:rsidDel="00C969F6" w:rsidRDefault="00B80342" w:rsidP="00B43B35">
      <w:pPr>
        <w:spacing w:line="360" w:lineRule="auto"/>
        <w:rPr>
          <w:del w:id="1218" w:author="Iris Bachmann" w:date="2023-01-18T13:22:00Z"/>
          <w:color w:val="000000" w:themeColor="text1"/>
          <w:rPrChange w:id="1219" w:author="Iris Bachmann" w:date="2023-01-18T13:22:00Z">
            <w:rPr>
              <w:del w:id="1220" w:author="Iris Bachmann" w:date="2023-01-18T13:22:00Z"/>
            </w:rPr>
          </w:rPrChange>
        </w:rPr>
      </w:pPr>
    </w:p>
    <w:p w14:paraId="4FE18427" w14:textId="398F29B7" w:rsidR="00B80342" w:rsidRPr="00C969F6" w:rsidDel="00C969F6" w:rsidRDefault="00B80342">
      <w:pPr>
        <w:rPr>
          <w:del w:id="1221" w:author="Iris Bachmann" w:date="2023-01-18T13:22:00Z"/>
          <w:color w:val="000000" w:themeColor="text1"/>
          <w:rPrChange w:id="1222" w:author="Iris Bachmann" w:date="2023-01-18T13:22:00Z">
            <w:rPr>
              <w:del w:id="1223" w:author="Iris Bachmann" w:date="2023-01-18T13:22:00Z"/>
            </w:rPr>
          </w:rPrChange>
        </w:rPr>
      </w:pPr>
    </w:p>
    <w:p w14:paraId="696990AA" w14:textId="44402EFE" w:rsidR="00B80342" w:rsidRPr="00C969F6" w:rsidDel="00C969F6" w:rsidRDefault="00B80342">
      <w:pPr>
        <w:rPr>
          <w:del w:id="1224" w:author="Iris Bachmann" w:date="2023-01-18T13:22:00Z"/>
          <w:color w:val="000000" w:themeColor="text1"/>
          <w:rPrChange w:id="1225" w:author="Iris Bachmann" w:date="2023-01-18T13:22:00Z">
            <w:rPr>
              <w:del w:id="1226" w:author="Iris Bachmann" w:date="2023-01-18T13:22:00Z"/>
            </w:rPr>
          </w:rPrChange>
        </w:rPr>
      </w:pPr>
    </w:p>
    <w:p w14:paraId="4EA4B2F3" w14:textId="6D57941F" w:rsidR="00B80342" w:rsidRPr="00C969F6" w:rsidDel="00C969F6" w:rsidRDefault="00B80342">
      <w:pPr>
        <w:rPr>
          <w:del w:id="1227" w:author="Iris Bachmann" w:date="2023-01-18T13:22:00Z"/>
          <w:color w:val="000000" w:themeColor="text1"/>
          <w:rPrChange w:id="1228" w:author="Iris Bachmann" w:date="2023-01-18T13:22:00Z">
            <w:rPr>
              <w:del w:id="1229" w:author="Iris Bachmann" w:date="2023-01-18T13:22:00Z"/>
            </w:rPr>
          </w:rPrChange>
        </w:rPr>
      </w:pPr>
    </w:p>
    <w:p w14:paraId="6ED77CF1" w14:textId="53DA5EE6" w:rsidR="00B80342" w:rsidRPr="00C969F6" w:rsidDel="00C969F6" w:rsidRDefault="00B80342">
      <w:pPr>
        <w:rPr>
          <w:del w:id="1230" w:author="Iris Bachmann" w:date="2023-01-18T13:22:00Z"/>
          <w:color w:val="000000" w:themeColor="text1"/>
          <w:rPrChange w:id="1231" w:author="Iris Bachmann" w:date="2023-01-18T13:22:00Z">
            <w:rPr>
              <w:del w:id="1232" w:author="Iris Bachmann" w:date="2023-01-18T13:22:00Z"/>
            </w:rPr>
          </w:rPrChange>
        </w:rPr>
      </w:pPr>
    </w:p>
    <w:p w14:paraId="65961F1B" w14:textId="7B777E49" w:rsidR="00B80342" w:rsidRPr="00C969F6" w:rsidDel="00C969F6" w:rsidRDefault="00B80342">
      <w:pPr>
        <w:rPr>
          <w:del w:id="1233" w:author="Iris Bachmann" w:date="2023-01-18T13:22:00Z"/>
          <w:color w:val="000000" w:themeColor="text1"/>
          <w:rPrChange w:id="1234" w:author="Iris Bachmann" w:date="2023-01-18T13:22:00Z">
            <w:rPr>
              <w:del w:id="1235" w:author="Iris Bachmann" w:date="2023-01-18T13:22:00Z"/>
            </w:rPr>
          </w:rPrChange>
        </w:rPr>
      </w:pPr>
    </w:p>
    <w:p w14:paraId="2DFC37F7" w14:textId="3234A377" w:rsidR="00B80342" w:rsidRPr="00C969F6" w:rsidDel="00C969F6" w:rsidRDefault="00B80342">
      <w:pPr>
        <w:rPr>
          <w:del w:id="1236" w:author="Iris Bachmann" w:date="2023-01-18T13:22:00Z"/>
          <w:color w:val="000000" w:themeColor="text1"/>
          <w:rPrChange w:id="1237" w:author="Iris Bachmann" w:date="2023-01-18T13:22:00Z">
            <w:rPr>
              <w:del w:id="1238" w:author="Iris Bachmann" w:date="2023-01-18T13:22:00Z"/>
            </w:rPr>
          </w:rPrChange>
        </w:rPr>
      </w:pPr>
    </w:p>
    <w:p w14:paraId="3A2C1C2C" w14:textId="286FEA44" w:rsidR="00B80342" w:rsidRPr="00C969F6" w:rsidDel="00C969F6" w:rsidRDefault="00B80342">
      <w:pPr>
        <w:rPr>
          <w:del w:id="1239" w:author="Iris Bachmann" w:date="2023-01-18T13:22:00Z"/>
          <w:color w:val="000000" w:themeColor="text1"/>
          <w:rPrChange w:id="1240" w:author="Iris Bachmann" w:date="2023-01-18T13:22:00Z">
            <w:rPr>
              <w:del w:id="1241" w:author="Iris Bachmann" w:date="2023-01-18T13:22:00Z"/>
            </w:rPr>
          </w:rPrChange>
        </w:rPr>
      </w:pPr>
    </w:p>
    <w:p w14:paraId="72623B13" w14:textId="687B0AF7" w:rsidR="00B80342" w:rsidRPr="00C969F6" w:rsidDel="00C969F6" w:rsidRDefault="00B80342">
      <w:pPr>
        <w:rPr>
          <w:del w:id="1242" w:author="Iris Bachmann" w:date="2023-01-18T13:22:00Z"/>
          <w:color w:val="000000" w:themeColor="text1"/>
          <w:rPrChange w:id="1243" w:author="Iris Bachmann" w:date="2023-01-18T13:22:00Z">
            <w:rPr>
              <w:del w:id="1244" w:author="Iris Bachmann" w:date="2023-01-18T13:22:00Z"/>
            </w:rPr>
          </w:rPrChange>
        </w:rPr>
      </w:pPr>
    </w:p>
    <w:p w14:paraId="23DD63CD" w14:textId="5360A4E2" w:rsidR="00B80342" w:rsidRPr="00C969F6" w:rsidDel="00C969F6" w:rsidRDefault="00B80342">
      <w:pPr>
        <w:rPr>
          <w:del w:id="1245" w:author="Iris Bachmann" w:date="2023-01-18T13:22:00Z"/>
          <w:color w:val="000000" w:themeColor="text1"/>
          <w:rPrChange w:id="1246" w:author="Iris Bachmann" w:date="2023-01-18T13:22:00Z">
            <w:rPr>
              <w:del w:id="1247" w:author="Iris Bachmann" w:date="2023-01-18T13:22:00Z"/>
            </w:rPr>
          </w:rPrChange>
        </w:rPr>
      </w:pPr>
    </w:p>
    <w:p w14:paraId="6729CEC3" w14:textId="3DA2554F" w:rsidR="00B80342" w:rsidRPr="00C969F6" w:rsidDel="00C969F6" w:rsidRDefault="00B80342">
      <w:pPr>
        <w:rPr>
          <w:del w:id="1248" w:author="Iris Bachmann" w:date="2023-01-18T13:22:00Z"/>
          <w:color w:val="000000" w:themeColor="text1"/>
          <w:rPrChange w:id="1249" w:author="Iris Bachmann" w:date="2023-01-18T13:22:00Z">
            <w:rPr>
              <w:del w:id="1250" w:author="Iris Bachmann" w:date="2023-01-18T13:22:00Z"/>
            </w:rPr>
          </w:rPrChange>
        </w:rPr>
      </w:pPr>
    </w:p>
    <w:p w14:paraId="498DCFA8" w14:textId="17AF7E0F" w:rsidR="00B80342" w:rsidRPr="00C969F6" w:rsidDel="00C969F6" w:rsidRDefault="00B80342">
      <w:pPr>
        <w:rPr>
          <w:del w:id="1251" w:author="Iris Bachmann" w:date="2023-01-18T13:22:00Z"/>
          <w:color w:val="000000" w:themeColor="text1"/>
          <w:rPrChange w:id="1252" w:author="Iris Bachmann" w:date="2023-01-18T13:22:00Z">
            <w:rPr>
              <w:del w:id="1253" w:author="Iris Bachmann" w:date="2023-01-18T13:22:00Z"/>
            </w:rPr>
          </w:rPrChange>
        </w:rPr>
      </w:pPr>
    </w:p>
    <w:p w14:paraId="7E6384D2" w14:textId="4283CE6E" w:rsidR="00B80342" w:rsidRPr="00C969F6" w:rsidDel="00C969F6" w:rsidRDefault="00B80342">
      <w:pPr>
        <w:rPr>
          <w:del w:id="1254" w:author="Iris Bachmann" w:date="2023-01-18T13:22:00Z"/>
          <w:color w:val="000000" w:themeColor="text1"/>
          <w:rPrChange w:id="1255" w:author="Iris Bachmann" w:date="2023-01-18T13:22:00Z">
            <w:rPr>
              <w:del w:id="1256" w:author="Iris Bachmann" w:date="2023-01-18T13:22:00Z"/>
            </w:rPr>
          </w:rPrChange>
        </w:rPr>
      </w:pPr>
    </w:p>
    <w:p w14:paraId="44073705" w14:textId="559328A7" w:rsidR="00B80342" w:rsidRPr="00C969F6" w:rsidDel="00C969F6" w:rsidRDefault="00B80342">
      <w:pPr>
        <w:rPr>
          <w:del w:id="1257" w:author="Iris Bachmann" w:date="2023-01-18T13:22:00Z"/>
          <w:color w:val="000000" w:themeColor="text1"/>
          <w:rPrChange w:id="1258" w:author="Iris Bachmann" w:date="2023-01-18T13:22:00Z">
            <w:rPr>
              <w:del w:id="1259" w:author="Iris Bachmann" w:date="2023-01-18T13:22:00Z"/>
            </w:rPr>
          </w:rPrChange>
        </w:rPr>
      </w:pPr>
    </w:p>
    <w:p w14:paraId="3C5F0831" w14:textId="098B6E94" w:rsidR="00B80342" w:rsidRPr="00C969F6" w:rsidDel="00C969F6" w:rsidRDefault="00B80342">
      <w:pPr>
        <w:rPr>
          <w:del w:id="1260" w:author="Iris Bachmann" w:date="2023-01-18T13:22:00Z"/>
          <w:color w:val="000000" w:themeColor="text1"/>
          <w:rPrChange w:id="1261" w:author="Iris Bachmann" w:date="2023-01-18T13:22:00Z">
            <w:rPr>
              <w:del w:id="1262" w:author="Iris Bachmann" w:date="2023-01-18T13:22:00Z"/>
            </w:rPr>
          </w:rPrChange>
        </w:rPr>
      </w:pPr>
    </w:p>
    <w:p w14:paraId="78159C72" w14:textId="451DEA6C" w:rsidR="00B80342" w:rsidRPr="00C969F6" w:rsidDel="00C969F6" w:rsidRDefault="00B80342">
      <w:pPr>
        <w:rPr>
          <w:del w:id="1263" w:author="Iris Bachmann" w:date="2023-01-18T13:22:00Z"/>
          <w:color w:val="000000" w:themeColor="text1"/>
          <w:rPrChange w:id="1264" w:author="Iris Bachmann" w:date="2023-01-18T13:22:00Z">
            <w:rPr>
              <w:del w:id="1265" w:author="Iris Bachmann" w:date="2023-01-18T13:22:00Z"/>
            </w:rPr>
          </w:rPrChange>
        </w:rPr>
      </w:pPr>
    </w:p>
    <w:p w14:paraId="0C42885C" w14:textId="27B71617" w:rsidR="00B80342" w:rsidRPr="00C969F6" w:rsidDel="00C969F6" w:rsidRDefault="00B80342">
      <w:pPr>
        <w:rPr>
          <w:del w:id="1266" w:author="Iris Bachmann" w:date="2023-01-18T13:22:00Z"/>
          <w:color w:val="000000" w:themeColor="text1"/>
          <w:rPrChange w:id="1267" w:author="Iris Bachmann" w:date="2023-01-18T13:22:00Z">
            <w:rPr>
              <w:del w:id="1268" w:author="Iris Bachmann" w:date="2023-01-18T13:22:00Z"/>
            </w:rPr>
          </w:rPrChange>
        </w:rPr>
      </w:pPr>
    </w:p>
    <w:p w14:paraId="19FA904C" w14:textId="35D73690" w:rsidR="00B80342" w:rsidRPr="00C969F6" w:rsidDel="00C969F6" w:rsidRDefault="00B80342">
      <w:pPr>
        <w:rPr>
          <w:del w:id="1269" w:author="Iris Bachmann" w:date="2023-01-18T13:22:00Z"/>
          <w:color w:val="000000" w:themeColor="text1"/>
          <w:rPrChange w:id="1270" w:author="Iris Bachmann" w:date="2023-01-18T13:22:00Z">
            <w:rPr>
              <w:del w:id="1271" w:author="Iris Bachmann" w:date="2023-01-18T13:22:00Z"/>
            </w:rPr>
          </w:rPrChange>
        </w:rPr>
      </w:pPr>
    </w:p>
    <w:p w14:paraId="59B5781C" w14:textId="1C5513B9" w:rsidR="00B80342" w:rsidRPr="00C969F6" w:rsidDel="00C969F6" w:rsidRDefault="00B80342">
      <w:pPr>
        <w:rPr>
          <w:del w:id="1272" w:author="Iris Bachmann" w:date="2023-01-18T13:22:00Z"/>
          <w:color w:val="000000" w:themeColor="text1"/>
          <w:rPrChange w:id="1273" w:author="Iris Bachmann" w:date="2023-01-18T13:22:00Z">
            <w:rPr>
              <w:del w:id="1274" w:author="Iris Bachmann" w:date="2023-01-18T13:22:00Z"/>
            </w:rPr>
          </w:rPrChange>
        </w:rPr>
      </w:pPr>
    </w:p>
    <w:p w14:paraId="6A7888FB" w14:textId="06E258C8" w:rsidR="00B80342" w:rsidRPr="00C969F6" w:rsidDel="00C969F6" w:rsidRDefault="00B80342">
      <w:pPr>
        <w:rPr>
          <w:del w:id="1275" w:author="Iris Bachmann" w:date="2023-01-18T13:22:00Z"/>
          <w:color w:val="000000" w:themeColor="text1"/>
          <w:rPrChange w:id="1276" w:author="Iris Bachmann" w:date="2023-01-18T13:22:00Z">
            <w:rPr>
              <w:del w:id="1277" w:author="Iris Bachmann" w:date="2023-01-18T13:22:00Z"/>
            </w:rPr>
          </w:rPrChange>
        </w:rPr>
      </w:pPr>
    </w:p>
    <w:p w14:paraId="0C2B0066" w14:textId="3474A974" w:rsidR="00B80342" w:rsidRPr="00C969F6" w:rsidDel="00C969F6" w:rsidRDefault="00B80342">
      <w:pPr>
        <w:rPr>
          <w:del w:id="1278" w:author="Iris Bachmann" w:date="2023-01-18T13:22:00Z"/>
          <w:color w:val="000000" w:themeColor="text1"/>
          <w:rPrChange w:id="1279" w:author="Iris Bachmann" w:date="2023-01-18T13:22:00Z">
            <w:rPr>
              <w:del w:id="1280" w:author="Iris Bachmann" w:date="2023-01-18T13:22:00Z"/>
            </w:rPr>
          </w:rPrChange>
        </w:rPr>
      </w:pPr>
    </w:p>
    <w:p w14:paraId="6AF4E25E" w14:textId="7A9594D7" w:rsidR="00B80342" w:rsidRPr="00C969F6" w:rsidDel="00C969F6" w:rsidRDefault="00B80342">
      <w:pPr>
        <w:rPr>
          <w:del w:id="1281" w:author="Iris Bachmann" w:date="2023-01-18T13:22:00Z"/>
          <w:color w:val="000000" w:themeColor="text1"/>
          <w:rPrChange w:id="1282" w:author="Iris Bachmann" w:date="2023-01-18T13:22:00Z">
            <w:rPr>
              <w:del w:id="1283" w:author="Iris Bachmann" w:date="2023-01-18T13:22:00Z"/>
            </w:rPr>
          </w:rPrChange>
        </w:rPr>
      </w:pPr>
    </w:p>
    <w:p w14:paraId="5763F758" w14:textId="577BE3CE" w:rsidR="00B80342" w:rsidRPr="00C969F6" w:rsidDel="00C969F6" w:rsidRDefault="00B80342">
      <w:pPr>
        <w:rPr>
          <w:del w:id="1284" w:author="Iris Bachmann" w:date="2023-01-18T13:22:00Z"/>
          <w:color w:val="000000" w:themeColor="text1"/>
          <w:rPrChange w:id="1285" w:author="Iris Bachmann" w:date="2023-01-18T13:22:00Z">
            <w:rPr>
              <w:del w:id="1286" w:author="Iris Bachmann" w:date="2023-01-18T13:22:00Z"/>
            </w:rPr>
          </w:rPrChange>
        </w:rPr>
      </w:pPr>
    </w:p>
    <w:p w14:paraId="07500E09" w14:textId="46DF3EA9" w:rsidR="00B80342" w:rsidRPr="00C969F6" w:rsidDel="00C969F6" w:rsidRDefault="00B80342">
      <w:pPr>
        <w:rPr>
          <w:del w:id="1287" w:author="Iris Bachmann" w:date="2023-01-18T13:22:00Z"/>
          <w:color w:val="000000" w:themeColor="text1"/>
          <w:rPrChange w:id="1288" w:author="Iris Bachmann" w:date="2023-01-18T13:22:00Z">
            <w:rPr>
              <w:del w:id="1289" w:author="Iris Bachmann" w:date="2023-01-18T13:22:00Z"/>
            </w:rPr>
          </w:rPrChange>
        </w:rPr>
      </w:pPr>
    </w:p>
    <w:p w14:paraId="4F6DA8DC" w14:textId="7D73B7A7" w:rsidR="00B80342" w:rsidRPr="00C969F6" w:rsidDel="00C969F6" w:rsidRDefault="00B80342">
      <w:pPr>
        <w:rPr>
          <w:del w:id="1290" w:author="Iris Bachmann" w:date="2023-01-18T13:22:00Z"/>
          <w:color w:val="000000" w:themeColor="text1"/>
          <w:rPrChange w:id="1291" w:author="Iris Bachmann" w:date="2023-01-18T13:22:00Z">
            <w:rPr>
              <w:del w:id="1292" w:author="Iris Bachmann" w:date="2023-01-18T13:22:00Z"/>
            </w:rPr>
          </w:rPrChange>
        </w:rPr>
      </w:pPr>
    </w:p>
    <w:p w14:paraId="72E474C6" w14:textId="5B596ED6" w:rsidR="00B80342" w:rsidRPr="00C969F6" w:rsidDel="00C969F6" w:rsidRDefault="00B80342">
      <w:pPr>
        <w:rPr>
          <w:del w:id="1293" w:author="Iris Bachmann" w:date="2023-01-18T13:22:00Z"/>
          <w:color w:val="000000" w:themeColor="text1"/>
          <w:rPrChange w:id="1294" w:author="Iris Bachmann" w:date="2023-01-18T13:22:00Z">
            <w:rPr>
              <w:del w:id="1295" w:author="Iris Bachmann" w:date="2023-01-18T13:22:00Z"/>
            </w:rPr>
          </w:rPrChange>
        </w:rPr>
      </w:pPr>
    </w:p>
    <w:p w14:paraId="3A87D53D" w14:textId="10FDFA9C" w:rsidR="00B80342" w:rsidRPr="00C969F6" w:rsidDel="00C969F6" w:rsidRDefault="00B80342">
      <w:pPr>
        <w:rPr>
          <w:del w:id="1296" w:author="Iris Bachmann" w:date="2023-01-18T13:22:00Z"/>
          <w:color w:val="000000" w:themeColor="text1"/>
          <w:rPrChange w:id="1297" w:author="Iris Bachmann" w:date="2023-01-18T13:22:00Z">
            <w:rPr>
              <w:del w:id="1298" w:author="Iris Bachmann" w:date="2023-01-18T13:22:00Z"/>
            </w:rPr>
          </w:rPrChange>
        </w:rPr>
      </w:pPr>
    </w:p>
    <w:p w14:paraId="5DB973C4" w14:textId="7A83F79A" w:rsidR="00B80342" w:rsidRPr="00C969F6" w:rsidDel="00C969F6" w:rsidRDefault="00B80342">
      <w:pPr>
        <w:rPr>
          <w:del w:id="1299" w:author="Iris Bachmann" w:date="2023-01-18T13:22:00Z"/>
          <w:color w:val="000000" w:themeColor="text1"/>
          <w:rPrChange w:id="1300" w:author="Iris Bachmann" w:date="2023-01-18T13:22:00Z">
            <w:rPr>
              <w:del w:id="1301" w:author="Iris Bachmann" w:date="2023-01-18T13:22:00Z"/>
            </w:rPr>
          </w:rPrChange>
        </w:rPr>
      </w:pPr>
    </w:p>
    <w:p w14:paraId="0CB94806" w14:textId="33BED358" w:rsidR="00B80342" w:rsidRPr="00C969F6" w:rsidDel="00C969F6" w:rsidRDefault="00B80342">
      <w:pPr>
        <w:rPr>
          <w:del w:id="1302" w:author="Iris Bachmann" w:date="2023-01-18T13:22:00Z"/>
          <w:color w:val="000000" w:themeColor="text1"/>
          <w:rPrChange w:id="1303" w:author="Iris Bachmann" w:date="2023-01-18T13:22:00Z">
            <w:rPr>
              <w:del w:id="1304" w:author="Iris Bachmann" w:date="2023-01-18T13:22:00Z"/>
            </w:rPr>
          </w:rPrChange>
        </w:rPr>
      </w:pPr>
    </w:p>
    <w:p w14:paraId="735FBC59" w14:textId="3ABEAF4F" w:rsidR="00B80342" w:rsidRPr="00C969F6" w:rsidDel="00C969F6" w:rsidRDefault="00B80342">
      <w:pPr>
        <w:rPr>
          <w:del w:id="1305" w:author="Iris Bachmann" w:date="2023-01-18T13:22:00Z"/>
          <w:color w:val="000000" w:themeColor="text1"/>
          <w:rPrChange w:id="1306" w:author="Iris Bachmann" w:date="2023-01-18T13:22:00Z">
            <w:rPr>
              <w:del w:id="1307" w:author="Iris Bachmann" w:date="2023-01-18T13:22:00Z"/>
            </w:rPr>
          </w:rPrChange>
        </w:rPr>
      </w:pPr>
    </w:p>
    <w:p w14:paraId="61B2B2DE" w14:textId="40584975" w:rsidR="00B80342" w:rsidRPr="00C969F6" w:rsidDel="00C969F6" w:rsidRDefault="00B80342">
      <w:pPr>
        <w:rPr>
          <w:del w:id="1308" w:author="Iris Bachmann" w:date="2023-01-18T13:22:00Z"/>
          <w:color w:val="000000" w:themeColor="text1"/>
          <w:rPrChange w:id="1309" w:author="Iris Bachmann" w:date="2023-01-18T13:22:00Z">
            <w:rPr>
              <w:del w:id="1310" w:author="Iris Bachmann" w:date="2023-01-18T13:22:00Z"/>
            </w:rPr>
          </w:rPrChange>
        </w:rPr>
      </w:pPr>
    </w:p>
    <w:p w14:paraId="44934F01" w14:textId="1606EC97" w:rsidR="00B80342" w:rsidRPr="00C969F6" w:rsidDel="00C969F6" w:rsidRDefault="00B80342">
      <w:pPr>
        <w:rPr>
          <w:del w:id="1311" w:author="Iris Bachmann" w:date="2023-01-18T13:22:00Z"/>
          <w:color w:val="000000" w:themeColor="text1"/>
          <w:rPrChange w:id="1312" w:author="Iris Bachmann" w:date="2023-01-18T13:22:00Z">
            <w:rPr>
              <w:del w:id="1313" w:author="Iris Bachmann" w:date="2023-01-18T13:22:00Z"/>
            </w:rPr>
          </w:rPrChange>
        </w:rPr>
      </w:pPr>
    </w:p>
    <w:p w14:paraId="66708792" w14:textId="22AF2397" w:rsidR="00B80342" w:rsidRPr="00C969F6" w:rsidDel="00C969F6" w:rsidRDefault="00B80342">
      <w:pPr>
        <w:rPr>
          <w:del w:id="1314" w:author="Iris Bachmann" w:date="2023-01-18T13:22:00Z"/>
          <w:color w:val="000000" w:themeColor="text1"/>
          <w:rPrChange w:id="1315" w:author="Iris Bachmann" w:date="2023-01-18T13:22:00Z">
            <w:rPr>
              <w:del w:id="1316" w:author="Iris Bachmann" w:date="2023-01-18T13:22:00Z"/>
            </w:rPr>
          </w:rPrChange>
        </w:rPr>
      </w:pPr>
    </w:p>
    <w:p w14:paraId="5B41A554" w14:textId="33F51D51" w:rsidR="00B80342" w:rsidRPr="00C969F6" w:rsidDel="00C969F6" w:rsidRDefault="00B80342">
      <w:pPr>
        <w:rPr>
          <w:del w:id="1317" w:author="Iris Bachmann" w:date="2023-01-18T13:22:00Z"/>
          <w:color w:val="000000" w:themeColor="text1"/>
          <w:rPrChange w:id="1318" w:author="Iris Bachmann" w:date="2023-01-18T13:22:00Z">
            <w:rPr>
              <w:del w:id="1319" w:author="Iris Bachmann" w:date="2023-01-18T13:22:00Z"/>
            </w:rPr>
          </w:rPrChange>
        </w:rPr>
      </w:pPr>
    </w:p>
    <w:p w14:paraId="7513F20B" w14:textId="5D726E83" w:rsidR="00B80342" w:rsidRPr="00C969F6" w:rsidDel="00C969F6" w:rsidRDefault="00B80342">
      <w:pPr>
        <w:rPr>
          <w:del w:id="1320" w:author="Iris Bachmann" w:date="2023-01-18T13:22:00Z"/>
          <w:color w:val="000000" w:themeColor="text1"/>
          <w:rPrChange w:id="1321" w:author="Iris Bachmann" w:date="2023-01-18T13:22:00Z">
            <w:rPr>
              <w:del w:id="1322" w:author="Iris Bachmann" w:date="2023-01-18T13:22:00Z"/>
            </w:rPr>
          </w:rPrChange>
        </w:rPr>
      </w:pPr>
    </w:p>
    <w:p w14:paraId="4E780798" w14:textId="0A067960" w:rsidR="00B80342" w:rsidRPr="00C969F6" w:rsidDel="00C969F6" w:rsidRDefault="00B80342">
      <w:pPr>
        <w:rPr>
          <w:del w:id="1323" w:author="Iris Bachmann" w:date="2023-01-18T13:22:00Z"/>
          <w:color w:val="000000" w:themeColor="text1"/>
          <w:rPrChange w:id="1324" w:author="Iris Bachmann" w:date="2023-01-18T13:22:00Z">
            <w:rPr>
              <w:del w:id="1325" w:author="Iris Bachmann" w:date="2023-01-18T13:22:00Z"/>
            </w:rPr>
          </w:rPrChange>
        </w:rPr>
      </w:pPr>
    </w:p>
    <w:p w14:paraId="33F8A57E" w14:textId="356B0CED" w:rsidR="00B80342" w:rsidRPr="00C969F6" w:rsidDel="00C969F6" w:rsidRDefault="00B80342">
      <w:pPr>
        <w:rPr>
          <w:del w:id="1326" w:author="Iris Bachmann" w:date="2023-01-18T13:22:00Z"/>
          <w:color w:val="000000" w:themeColor="text1"/>
          <w:rPrChange w:id="1327" w:author="Iris Bachmann" w:date="2023-01-18T13:22:00Z">
            <w:rPr>
              <w:del w:id="1328" w:author="Iris Bachmann" w:date="2023-01-18T13:22:00Z"/>
            </w:rPr>
          </w:rPrChange>
        </w:rPr>
      </w:pPr>
    </w:p>
    <w:p w14:paraId="24782BBB" w14:textId="66DBAAA6" w:rsidR="00B80342" w:rsidRPr="00C969F6" w:rsidDel="00C969F6" w:rsidRDefault="00B80342">
      <w:pPr>
        <w:rPr>
          <w:del w:id="1329" w:author="Iris Bachmann" w:date="2023-01-18T13:22:00Z"/>
          <w:color w:val="000000" w:themeColor="text1"/>
          <w:rPrChange w:id="1330" w:author="Iris Bachmann" w:date="2023-01-18T13:22:00Z">
            <w:rPr>
              <w:del w:id="1331" w:author="Iris Bachmann" w:date="2023-01-18T13:22:00Z"/>
            </w:rPr>
          </w:rPrChange>
        </w:rPr>
      </w:pPr>
    </w:p>
    <w:p w14:paraId="74177E92" w14:textId="142E983F" w:rsidR="00B80342" w:rsidRPr="00C969F6" w:rsidDel="00C969F6" w:rsidRDefault="00B80342">
      <w:pPr>
        <w:rPr>
          <w:del w:id="1332" w:author="Iris Bachmann" w:date="2023-01-18T13:22:00Z"/>
          <w:color w:val="000000" w:themeColor="text1"/>
          <w:rPrChange w:id="1333" w:author="Iris Bachmann" w:date="2023-01-18T13:22:00Z">
            <w:rPr>
              <w:del w:id="1334" w:author="Iris Bachmann" w:date="2023-01-18T13:22:00Z"/>
            </w:rPr>
          </w:rPrChange>
        </w:rPr>
      </w:pPr>
    </w:p>
    <w:p w14:paraId="24778915" w14:textId="5A93589D" w:rsidR="00B80342" w:rsidRPr="00C969F6" w:rsidDel="00C969F6" w:rsidRDefault="00B80342">
      <w:pPr>
        <w:rPr>
          <w:del w:id="1335" w:author="Iris Bachmann" w:date="2023-01-18T13:22:00Z"/>
          <w:color w:val="000000" w:themeColor="text1"/>
          <w:rPrChange w:id="1336" w:author="Iris Bachmann" w:date="2023-01-18T13:22:00Z">
            <w:rPr>
              <w:del w:id="1337" w:author="Iris Bachmann" w:date="2023-01-18T13:22:00Z"/>
            </w:rPr>
          </w:rPrChange>
        </w:rPr>
      </w:pPr>
    </w:p>
    <w:p w14:paraId="66E7F6DC" w14:textId="61BB73EC" w:rsidR="00B80342" w:rsidRPr="00C969F6" w:rsidDel="00C969F6" w:rsidRDefault="00B80342">
      <w:pPr>
        <w:rPr>
          <w:del w:id="1338" w:author="Iris Bachmann" w:date="2023-01-18T13:22:00Z"/>
          <w:color w:val="000000" w:themeColor="text1"/>
          <w:rPrChange w:id="1339" w:author="Iris Bachmann" w:date="2023-01-18T13:22:00Z">
            <w:rPr>
              <w:del w:id="1340" w:author="Iris Bachmann" w:date="2023-01-18T13:22:00Z"/>
            </w:rPr>
          </w:rPrChange>
        </w:rPr>
      </w:pPr>
    </w:p>
    <w:p w14:paraId="63E88014" w14:textId="6F5B0C5C" w:rsidR="00B80342" w:rsidRPr="00C969F6" w:rsidDel="00C969F6" w:rsidRDefault="00B80342">
      <w:pPr>
        <w:rPr>
          <w:del w:id="1341" w:author="Iris Bachmann" w:date="2023-01-18T13:22:00Z"/>
          <w:color w:val="000000" w:themeColor="text1"/>
          <w:rPrChange w:id="1342" w:author="Iris Bachmann" w:date="2023-01-18T13:22:00Z">
            <w:rPr>
              <w:del w:id="1343" w:author="Iris Bachmann" w:date="2023-01-18T13:22:00Z"/>
            </w:rPr>
          </w:rPrChange>
        </w:rPr>
      </w:pPr>
    </w:p>
    <w:p w14:paraId="67A13297" w14:textId="12F60748" w:rsidR="00B80342" w:rsidRPr="00C969F6" w:rsidDel="00C969F6" w:rsidRDefault="00B80342">
      <w:pPr>
        <w:rPr>
          <w:del w:id="1344" w:author="Iris Bachmann" w:date="2023-01-18T13:22:00Z"/>
          <w:color w:val="000000" w:themeColor="text1"/>
          <w:rPrChange w:id="1345" w:author="Iris Bachmann" w:date="2023-01-18T13:22:00Z">
            <w:rPr>
              <w:del w:id="1346" w:author="Iris Bachmann" w:date="2023-01-18T13:22:00Z"/>
            </w:rPr>
          </w:rPrChange>
        </w:rPr>
      </w:pPr>
    </w:p>
    <w:p w14:paraId="6DEDD54B" w14:textId="03821154" w:rsidR="00B80342" w:rsidRPr="00C969F6" w:rsidDel="00C969F6" w:rsidRDefault="00B80342">
      <w:pPr>
        <w:rPr>
          <w:del w:id="1347" w:author="Iris Bachmann" w:date="2023-01-18T13:22:00Z"/>
          <w:color w:val="000000" w:themeColor="text1"/>
          <w:rPrChange w:id="1348" w:author="Iris Bachmann" w:date="2023-01-18T13:22:00Z">
            <w:rPr>
              <w:del w:id="1349" w:author="Iris Bachmann" w:date="2023-01-18T13:22:00Z"/>
            </w:rPr>
          </w:rPrChange>
        </w:rPr>
      </w:pPr>
    </w:p>
    <w:p w14:paraId="58DB62DB" w14:textId="2FDF7186" w:rsidR="00B80342" w:rsidRPr="00C969F6" w:rsidDel="00C969F6" w:rsidRDefault="00B80342">
      <w:pPr>
        <w:rPr>
          <w:del w:id="1350" w:author="Iris Bachmann" w:date="2023-01-18T13:22:00Z"/>
          <w:color w:val="000000" w:themeColor="text1"/>
          <w:rPrChange w:id="1351" w:author="Iris Bachmann" w:date="2023-01-18T13:22:00Z">
            <w:rPr>
              <w:del w:id="1352" w:author="Iris Bachmann" w:date="2023-01-18T13:22:00Z"/>
            </w:rPr>
          </w:rPrChange>
        </w:rPr>
      </w:pPr>
    </w:p>
    <w:p w14:paraId="1E7AEB87" w14:textId="2A12E963" w:rsidR="00B80342" w:rsidRPr="00C969F6" w:rsidDel="00C969F6" w:rsidRDefault="00B80342">
      <w:pPr>
        <w:rPr>
          <w:del w:id="1353" w:author="Iris Bachmann" w:date="2023-01-18T13:22:00Z"/>
          <w:color w:val="000000" w:themeColor="text1"/>
          <w:rPrChange w:id="1354" w:author="Iris Bachmann" w:date="2023-01-18T13:22:00Z">
            <w:rPr>
              <w:del w:id="1355" w:author="Iris Bachmann" w:date="2023-01-18T13:22:00Z"/>
            </w:rPr>
          </w:rPrChange>
        </w:rPr>
      </w:pPr>
    </w:p>
    <w:p w14:paraId="5DD128F3" w14:textId="32904E49" w:rsidR="00B80342" w:rsidRPr="00C969F6" w:rsidDel="00C969F6" w:rsidRDefault="00B80342">
      <w:pPr>
        <w:rPr>
          <w:del w:id="1356" w:author="Iris Bachmann" w:date="2023-01-18T13:22:00Z"/>
          <w:color w:val="000000" w:themeColor="text1"/>
          <w:rPrChange w:id="1357" w:author="Iris Bachmann" w:date="2023-01-18T13:22:00Z">
            <w:rPr>
              <w:del w:id="1358" w:author="Iris Bachmann" w:date="2023-01-18T13:22:00Z"/>
            </w:rPr>
          </w:rPrChange>
        </w:rPr>
      </w:pPr>
    </w:p>
    <w:p w14:paraId="3BAC4015" w14:textId="65181FC2" w:rsidR="00B80342" w:rsidRPr="00C969F6" w:rsidDel="00C969F6" w:rsidRDefault="00B80342">
      <w:pPr>
        <w:rPr>
          <w:del w:id="1359" w:author="Iris Bachmann" w:date="2023-01-18T13:22:00Z"/>
          <w:color w:val="000000" w:themeColor="text1"/>
          <w:rPrChange w:id="1360" w:author="Iris Bachmann" w:date="2023-01-18T13:22:00Z">
            <w:rPr>
              <w:del w:id="1361" w:author="Iris Bachmann" w:date="2023-01-18T13:22:00Z"/>
            </w:rPr>
          </w:rPrChange>
        </w:rPr>
      </w:pPr>
    </w:p>
    <w:p w14:paraId="157A6DF1" w14:textId="69873C20" w:rsidR="00B80342" w:rsidRPr="00C969F6" w:rsidDel="00C969F6" w:rsidRDefault="00B80342">
      <w:pPr>
        <w:rPr>
          <w:del w:id="1362" w:author="Iris Bachmann" w:date="2023-01-18T13:22:00Z"/>
          <w:color w:val="000000" w:themeColor="text1"/>
          <w:rPrChange w:id="1363" w:author="Iris Bachmann" w:date="2023-01-18T13:22:00Z">
            <w:rPr>
              <w:del w:id="1364" w:author="Iris Bachmann" w:date="2023-01-18T13:22:00Z"/>
            </w:rPr>
          </w:rPrChange>
        </w:rPr>
      </w:pPr>
    </w:p>
    <w:p w14:paraId="4DB8DC98" w14:textId="041A91FD" w:rsidR="00B80342" w:rsidRPr="00C969F6" w:rsidDel="00C969F6" w:rsidRDefault="00B80342">
      <w:pPr>
        <w:rPr>
          <w:del w:id="1365" w:author="Iris Bachmann" w:date="2023-01-18T13:22:00Z"/>
          <w:color w:val="000000" w:themeColor="text1"/>
          <w:rPrChange w:id="1366" w:author="Iris Bachmann" w:date="2023-01-18T13:22:00Z">
            <w:rPr>
              <w:del w:id="1367" w:author="Iris Bachmann" w:date="2023-01-18T13:22:00Z"/>
            </w:rPr>
          </w:rPrChange>
        </w:rPr>
      </w:pPr>
    </w:p>
    <w:p w14:paraId="655A8B6A" w14:textId="0A5F3BC7" w:rsidR="00B80342" w:rsidRPr="00C969F6" w:rsidDel="00C969F6" w:rsidRDefault="00B80342">
      <w:pPr>
        <w:rPr>
          <w:del w:id="1368" w:author="Iris Bachmann" w:date="2023-01-18T13:22:00Z"/>
          <w:color w:val="000000" w:themeColor="text1"/>
          <w:rPrChange w:id="1369" w:author="Iris Bachmann" w:date="2023-01-18T13:22:00Z">
            <w:rPr>
              <w:del w:id="1370" w:author="Iris Bachmann" w:date="2023-01-18T13:22:00Z"/>
            </w:rPr>
          </w:rPrChange>
        </w:rPr>
      </w:pPr>
    </w:p>
    <w:p w14:paraId="5A8492DD" w14:textId="028502DC" w:rsidR="00B80342" w:rsidRPr="00C969F6" w:rsidDel="00C969F6" w:rsidRDefault="00B80342">
      <w:pPr>
        <w:rPr>
          <w:del w:id="1371" w:author="Iris Bachmann" w:date="2023-01-18T13:22:00Z"/>
          <w:color w:val="000000" w:themeColor="text1"/>
          <w:rPrChange w:id="1372" w:author="Iris Bachmann" w:date="2023-01-18T13:22:00Z">
            <w:rPr>
              <w:del w:id="1373" w:author="Iris Bachmann" w:date="2023-01-18T13:22:00Z"/>
            </w:rPr>
          </w:rPrChange>
        </w:rPr>
      </w:pPr>
    </w:p>
    <w:p w14:paraId="309FF2D4" w14:textId="43CB62ED" w:rsidR="00B80342" w:rsidRPr="00C969F6" w:rsidDel="00C969F6" w:rsidRDefault="00B80342">
      <w:pPr>
        <w:rPr>
          <w:del w:id="1374" w:author="Iris Bachmann" w:date="2023-01-18T13:22:00Z"/>
          <w:color w:val="000000" w:themeColor="text1"/>
          <w:rPrChange w:id="1375" w:author="Iris Bachmann" w:date="2023-01-18T13:22:00Z">
            <w:rPr>
              <w:del w:id="1376" w:author="Iris Bachmann" w:date="2023-01-18T13:22:00Z"/>
            </w:rPr>
          </w:rPrChange>
        </w:rPr>
      </w:pPr>
    </w:p>
    <w:p w14:paraId="69559F67" w14:textId="6C9EEFFF" w:rsidR="00B80342" w:rsidRPr="00C969F6" w:rsidDel="00C969F6" w:rsidRDefault="00B80342">
      <w:pPr>
        <w:rPr>
          <w:del w:id="1377" w:author="Iris Bachmann" w:date="2023-01-18T13:22:00Z"/>
          <w:color w:val="000000" w:themeColor="text1"/>
          <w:rPrChange w:id="1378" w:author="Iris Bachmann" w:date="2023-01-18T13:22:00Z">
            <w:rPr>
              <w:del w:id="1379" w:author="Iris Bachmann" w:date="2023-01-18T13:22:00Z"/>
            </w:rPr>
          </w:rPrChange>
        </w:rPr>
      </w:pPr>
    </w:p>
    <w:p w14:paraId="371A3740" w14:textId="2869E893" w:rsidR="00B80342" w:rsidRPr="00C969F6" w:rsidDel="00C969F6" w:rsidRDefault="00B80342">
      <w:pPr>
        <w:rPr>
          <w:del w:id="1380" w:author="Iris Bachmann" w:date="2023-01-18T13:22:00Z"/>
          <w:color w:val="000000" w:themeColor="text1"/>
          <w:rPrChange w:id="1381" w:author="Iris Bachmann" w:date="2023-01-18T13:22:00Z">
            <w:rPr>
              <w:del w:id="1382" w:author="Iris Bachmann" w:date="2023-01-18T13:22:00Z"/>
            </w:rPr>
          </w:rPrChange>
        </w:rPr>
      </w:pPr>
    </w:p>
    <w:p w14:paraId="6C8CB2C7" w14:textId="020C0847" w:rsidR="00B80342" w:rsidRPr="00C969F6" w:rsidDel="00C969F6" w:rsidRDefault="00B80342">
      <w:pPr>
        <w:rPr>
          <w:del w:id="1383" w:author="Iris Bachmann" w:date="2023-01-18T13:22:00Z"/>
          <w:color w:val="000000" w:themeColor="text1"/>
          <w:rPrChange w:id="1384" w:author="Iris Bachmann" w:date="2023-01-18T13:22:00Z">
            <w:rPr>
              <w:del w:id="1385" w:author="Iris Bachmann" w:date="2023-01-18T13:22:00Z"/>
            </w:rPr>
          </w:rPrChange>
        </w:rPr>
      </w:pPr>
    </w:p>
    <w:p w14:paraId="3A3AE2A6" w14:textId="22A63A1A" w:rsidR="00B80342" w:rsidRPr="00C969F6" w:rsidDel="00C969F6" w:rsidRDefault="00B80342">
      <w:pPr>
        <w:rPr>
          <w:del w:id="1386" w:author="Iris Bachmann" w:date="2023-01-18T13:22:00Z"/>
          <w:color w:val="000000" w:themeColor="text1"/>
          <w:rPrChange w:id="1387" w:author="Iris Bachmann" w:date="2023-01-18T13:22:00Z">
            <w:rPr>
              <w:del w:id="1388" w:author="Iris Bachmann" w:date="2023-01-18T13:22:00Z"/>
            </w:rPr>
          </w:rPrChange>
        </w:rPr>
      </w:pPr>
    </w:p>
    <w:p w14:paraId="6027E4BC" w14:textId="5E0FB4AA" w:rsidR="00B80342" w:rsidRPr="00C969F6" w:rsidDel="00C969F6" w:rsidRDefault="00B80342">
      <w:pPr>
        <w:rPr>
          <w:del w:id="1389" w:author="Iris Bachmann" w:date="2023-01-18T13:22:00Z"/>
          <w:color w:val="000000" w:themeColor="text1"/>
          <w:rPrChange w:id="1390" w:author="Iris Bachmann" w:date="2023-01-18T13:22:00Z">
            <w:rPr>
              <w:del w:id="1391" w:author="Iris Bachmann" w:date="2023-01-18T13:22:00Z"/>
            </w:rPr>
          </w:rPrChange>
        </w:rPr>
      </w:pPr>
    </w:p>
    <w:p w14:paraId="1E7D9049" w14:textId="1B92B799" w:rsidR="00B80342" w:rsidRPr="00C969F6" w:rsidDel="00C969F6" w:rsidRDefault="00B80342">
      <w:pPr>
        <w:rPr>
          <w:del w:id="1392" w:author="Iris Bachmann" w:date="2023-01-18T13:22:00Z"/>
          <w:color w:val="000000" w:themeColor="text1"/>
          <w:rPrChange w:id="1393" w:author="Iris Bachmann" w:date="2023-01-18T13:22:00Z">
            <w:rPr>
              <w:del w:id="1394" w:author="Iris Bachmann" w:date="2023-01-18T13:22:00Z"/>
            </w:rPr>
          </w:rPrChange>
        </w:rPr>
      </w:pPr>
    </w:p>
    <w:p w14:paraId="0A683DB9" w14:textId="669A3A40" w:rsidR="00B80342" w:rsidRPr="00C969F6" w:rsidDel="00C969F6" w:rsidRDefault="00B80342">
      <w:pPr>
        <w:rPr>
          <w:del w:id="1395" w:author="Iris Bachmann" w:date="2023-01-18T13:22:00Z"/>
          <w:color w:val="000000" w:themeColor="text1"/>
          <w:rPrChange w:id="1396" w:author="Iris Bachmann" w:date="2023-01-18T13:22:00Z">
            <w:rPr>
              <w:del w:id="1397" w:author="Iris Bachmann" w:date="2023-01-18T13:22:00Z"/>
            </w:rPr>
          </w:rPrChange>
        </w:rPr>
      </w:pPr>
    </w:p>
    <w:p w14:paraId="1EECD329" w14:textId="45B9A901" w:rsidR="00B80342" w:rsidRPr="00C969F6" w:rsidDel="00C969F6" w:rsidRDefault="00B80342">
      <w:pPr>
        <w:rPr>
          <w:del w:id="1398" w:author="Iris Bachmann" w:date="2023-01-18T13:22:00Z"/>
          <w:color w:val="000000" w:themeColor="text1"/>
          <w:rPrChange w:id="1399" w:author="Iris Bachmann" w:date="2023-01-18T13:22:00Z">
            <w:rPr>
              <w:del w:id="1400" w:author="Iris Bachmann" w:date="2023-01-18T13:22:00Z"/>
            </w:rPr>
          </w:rPrChange>
        </w:rPr>
      </w:pPr>
    </w:p>
    <w:p w14:paraId="4A96A75B" w14:textId="7E955996" w:rsidR="00B80342" w:rsidRPr="00C969F6" w:rsidDel="00C969F6" w:rsidRDefault="00B80342">
      <w:pPr>
        <w:rPr>
          <w:del w:id="1401" w:author="Iris Bachmann" w:date="2023-01-18T13:22:00Z"/>
          <w:color w:val="000000" w:themeColor="text1"/>
          <w:rPrChange w:id="1402" w:author="Iris Bachmann" w:date="2023-01-18T13:22:00Z">
            <w:rPr>
              <w:del w:id="1403" w:author="Iris Bachmann" w:date="2023-01-18T13:22:00Z"/>
            </w:rPr>
          </w:rPrChange>
        </w:rPr>
      </w:pPr>
    </w:p>
    <w:p w14:paraId="43CD7F9B" w14:textId="429AC19C" w:rsidR="00B80342" w:rsidRPr="00C969F6" w:rsidDel="00C969F6" w:rsidRDefault="00B80342">
      <w:pPr>
        <w:rPr>
          <w:del w:id="1404" w:author="Iris Bachmann" w:date="2023-01-18T13:22:00Z"/>
          <w:color w:val="000000" w:themeColor="text1"/>
          <w:rPrChange w:id="1405" w:author="Iris Bachmann" w:date="2023-01-18T13:22:00Z">
            <w:rPr>
              <w:del w:id="1406" w:author="Iris Bachmann" w:date="2023-01-18T13:22:00Z"/>
            </w:rPr>
          </w:rPrChange>
        </w:rPr>
      </w:pPr>
    </w:p>
    <w:p w14:paraId="08CB2141" w14:textId="460249B9" w:rsidR="00B80342" w:rsidRPr="00C969F6" w:rsidDel="00C969F6" w:rsidRDefault="00B80342">
      <w:pPr>
        <w:rPr>
          <w:del w:id="1407" w:author="Iris Bachmann" w:date="2023-01-18T13:22:00Z"/>
          <w:color w:val="000000" w:themeColor="text1"/>
          <w:rPrChange w:id="1408" w:author="Iris Bachmann" w:date="2023-01-18T13:22:00Z">
            <w:rPr>
              <w:del w:id="1409" w:author="Iris Bachmann" w:date="2023-01-18T13:22:00Z"/>
            </w:rPr>
          </w:rPrChange>
        </w:rPr>
      </w:pPr>
    </w:p>
    <w:p w14:paraId="432DCD2B" w14:textId="60D3260E" w:rsidR="00B80342" w:rsidRPr="00C969F6" w:rsidDel="00C969F6" w:rsidRDefault="00B80342">
      <w:pPr>
        <w:rPr>
          <w:del w:id="1410" w:author="Iris Bachmann" w:date="2023-01-18T13:22:00Z"/>
          <w:color w:val="000000" w:themeColor="text1"/>
          <w:rPrChange w:id="1411" w:author="Iris Bachmann" w:date="2023-01-18T13:22:00Z">
            <w:rPr>
              <w:del w:id="1412" w:author="Iris Bachmann" w:date="2023-01-18T13:22:00Z"/>
            </w:rPr>
          </w:rPrChange>
        </w:rPr>
      </w:pPr>
    </w:p>
    <w:p w14:paraId="4FF0BBC8" w14:textId="1F67DDD9" w:rsidR="00B80342" w:rsidRPr="00C969F6" w:rsidDel="00C969F6" w:rsidRDefault="00B80342">
      <w:pPr>
        <w:rPr>
          <w:del w:id="1413" w:author="Iris Bachmann" w:date="2023-01-18T13:22:00Z"/>
          <w:color w:val="000000" w:themeColor="text1"/>
          <w:rPrChange w:id="1414" w:author="Iris Bachmann" w:date="2023-01-18T13:22:00Z">
            <w:rPr>
              <w:del w:id="1415" w:author="Iris Bachmann" w:date="2023-01-18T13:22:00Z"/>
            </w:rPr>
          </w:rPrChange>
        </w:rPr>
      </w:pPr>
    </w:p>
    <w:p w14:paraId="57F1B68C" w14:textId="6EB6A3D9" w:rsidR="00B80342" w:rsidRPr="00C969F6" w:rsidDel="00C969F6" w:rsidRDefault="00B80342">
      <w:pPr>
        <w:rPr>
          <w:del w:id="1416" w:author="Iris Bachmann" w:date="2023-01-18T13:22:00Z"/>
          <w:color w:val="000000" w:themeColor="text1"/>
          <w:rPrChange w:id="1417" w:author="Iris Bachmann" w:date="2023-01-18T13:22:00Z">
            <w:rPr>
              <w:del w:id="1418" w:author="Iris Bachmann" w:date="2023-01-18T13:22:00Z"/>
            </w:rPr>
          </w:rPrChange>
        </w:rPr>
      </w:pPr>
    </w:p>
    <w:p w14:paraId="4A81DB7C" w14:textId="6FB8A9C0" w:rsidR="00B80342" w:rsidRPr="00C969F6" w:rsidDel="00C969F6" w:rsidRDefault="00B80342">
      <w:pPr>
        <w:rPr>
          <w:del w:id="1419" w:author="Iris Bachmann" w:date="2023-01-18T13:22:00Z"/>
          <w:color w:val="000000" w:themeColor="text1"/>
          <w:rPrChange w:id="1420" w:author="Iris Bachmann" w:date="2023-01-18T13:22:00Z">
            <w:rPr>
              <w:del w:id="1421" w:author="Iris Bachmann" w:date="2023-01-18T13:22:00Z"/>
            </w:rPr>
          </w:rPrChange>
        </w:rPr>
      </w:pPr>
    </w:p>
    <w:p w14:paraId="662CA122" w14:textId="1A551693" w:rsidR="00B80342" w:rsidRPr="00C969F6" w:rsidDel="00C969F6" w:rsidRDefault="00B80342">
      <w:pPr>
        <w:rPr>
          <w:del w:id="1422" w:author="Iris Bachmann" w:date="2023-01-18T13:22:00Z"/>
          <w:color w:val="000000" w:themeColor="text1"/>
          <w:rPrChange w:id="1423" w:author="Iris Bachmann" w:date="2023-01-18T13:22:00Z">
            <w:rPr>
              <w:del w:id="1424" w:author="Iris Bachmann" w:date="2023-01-18T13:22:00Z"/>
            </w:rPr>
          </w:rPrChange>
        </w:rPr>
      </w:pPr>
    </w:p>
    <w:p w14:paraId="65D3F7D1" w14:textId="4D4FC790" w:rsidR="00B80342" w:rsidRPr="00C969F6" w:rsidDel="00C969F6" w:rsidRDefault="00B80342">
      <w:pPr>
        <w:rPr>
          <w:del w:id="1425" w:author="Iris Bachmann" w:date="2023-01-18T13:22:00Z"/>
          <w:color w:val="000000" w:themeColor="text1"/>
          <w:rPrChange w:id="1426" w:author="Iris Bachmann" w:date="2023-01-18T13:22:00Z">
            <w:rPr>
              <w:del w:id="1427" w:author="Iris Bachmann" w:date="2023-01-18T13:22:00Z"/>
            </w:rPr>
          </w:rPrChange>
        </w:rPr>
      </w:pPr>
    </w:p>
    <w:p w14:paraId="4311F6DB" w14:textId="08A7C811" w:rsidR="00B80342" w:rsidRPr="00C969F6" w:rsidDel="00C969F6" w:rsidRDefault="00B80342">
      <w:pPr>
        <w:rPr>
          <w:del w:id="1428" w:author="Iris Bachmann" w:date="2023-01-18T13:22:00Z"/>
          <w:color w:val="000000" w:themeColor="text1"/>
          <w:rPrChange w:id="1429" w:author="Iris Bachmann" w:date="2023-01-18T13:22:00Z">
            <w:rPr>
              <w:del w:id="1430" w:author="Iris Bachmann" w:date="2023-01-18T13:22:00Z"/>
            </w:rPr>
          </w:rPrChange>
        </w:rPr>
      </w:pPr>
    </w:p>
    <w:p w14:paraId="39B04A00" w14:textId="27B2E51B" w:rsidR="00B80342" w:rsidRPr="00C969F6" w:rsidDel="00C969F6" w:rsidRDefault="00B80342">
      <w:pPr>
        <w:rPr>
          <w:del w:id="1431" w:author="Iris Bachmann" w:date="2023-01-18T13:22:00Z"/>
          <w:color w:val="000000" w:themeColor="text1"/>
          <w:rPrChange w:id="1432" w:author="Iris Bachmann" w:date="2023-01-18T13:22:00Z">
            <w:rPr>
              <w:del w:id="1433" w:author="Iris Bachmann" w:date="2023-01-18T13:22:00Z"/>
            </w:rPr>
          </w:rPrChange>
        </w:rPr>
      </w:pPr>
    </w:p>
    <w:p w14:paraId="7EC3BCA7" w14:textId="150C07BD" w:rsidR="00B80342" w:rsidRPr="00C969F6" w:rsidDel="00C969F6" w:rsidRDefault="00B80342">
      <w:pPr>
        <w:rPr>
          <w:del w:id="1434" w:author="Iris Bachmann" w:date="2023-01-18T13:22:00Z"/>
          <w:color w:val="000000" w:themeColor="text1"/>
          <w:rPrChange w:id="1435" w:author="Iris Bachmann" w:date="2023-01-18T13:22:00Z">
            <w:rPr>
              <w:del w:id="1436" w:author="Iris Bachmann" w:date="2023-01-18T13:22:00Z"/>
            </w:rPr>
          </w:rPrChange>
        </w:rPr>
      </w:pPr>
    </w:p>
    <w:p w14:paraId="6B9378CA" w14:textId="0991A9B7" w:rsidR="00B80342" w:rsidRPr="00C969F6" w:rsidDel="00C969F6" w:rsidRDefault="00B80342">
      <w:pPr>
        <w:rPr>
          <w:del w:id="1437" w:author="Iris Bachmann" w:date="2023-01-18T13:22:00Z"/>
          <w:color w:val="000000" w:themeColor="text1"/>
          <w:rPrChange w:id="1438" w:author="Iris Bachmann" w:date="2023-01-18T13:22:00Z">
            <w:rPr>
              <w:del w:id="1439" w:author="Iris Bachmann" w:date="2023-01-18T13:22:00Z"/>
            </w:rPr>
          </w:rPrChange>
        </w:rPr>
      </w:pPr>
    </w:p>
    <w:p w14:paraId="41FF51E5" w14:textId="342892F8" w:rsidR="00B80342" w:rsidRPr="00C969F6" w:rsidDel="00C969F6" w:rsidRDefault="00B80342">
      <w:pPr>
        <w:rPr>
          <w:del w:id="1440" w:author="Iris Bachmann" w:date="2023-01-18T13:22:00Z"/>
          <w:color w:val="000000" w:themeColor="text1"/>
          <w:rPrChange w:id="1441" w:author="Iris Bachmann" w:date="2023-01-18T13:22:00Z">
            <w:rPr>
              <w:del w:id="1442" w:author="Iris Bachmann" w:date="2023-01-18T13:22:00Z"/>
            </w:rPr>
          </w:rPrChange>
        </w:rPr>
      </w:pPr>
    </w:p>
    <w:p w14:paraId="3B5D5680" w14:textId="139B047F" w:rsidR="00B80342" w:rsidRPr="00C969F6" w:rsidDel="00C969F6" w:rsidRDefault="00B80342">
      <w:pPr>
        <w:rPr>
          <w:del w:id="1443" w:author="Iris Bachmann" w:date="2023-01-18T13:22:00Z"/>
          <w:color w:val="000000" w:themeColor="text1"/>
          <w:rPrChange w:id="1444" w:author="Iris Bachmann" w:date="2023-01-18T13:22:00Z">
            <w:rPr>
              <w:del w:id="1445" w:author="Iris Bachmann" w:date="2023-01-18T13:22:00Z"/>
            </w:rPr>
          </w:rPrChange>
        </w:rPr>
      </w:pPr>
    </w:p>
    <w:p w14:paraId="655D0D28" w14:textId="3D082BCB" w:rsidR="00B80342" w:rsidRPr="00C969F6" w:rsidDel="00C969F6" w:rsidRDefault="00B80342">
      <w:pPr>
        <w:rPr>
          <w:del w:id="1446" w:author="Iris Bachmann" w:date="2023-01-18T13:22:00Z"/>
          <w:color w:val="000000" w:themeColor="text1"/>
          <w:rPrChange w:id="1447" w:author="Iris Bachmann" w:date="2023-01-18T13:22:00Z">
            <w:rPr>
              <w:del w:id="1448" w:author="Iris Bachmann" w:date="2023-01-18T13:22:00Z"/>
            </w:rPr>
          </w:rPrChange>
        </w:rPr>
      </w:pPr>
    </w:p>
    <w:p w14:paraId="39E22D38" w14:textId="7D84D24D" w:rsidR="00B80342" w:rsidRPr="00C969F6" w:rsidDel="00C969F6" w:rsidRDefault="00B80342">
      <w:pPr>
        <w:rPr>
          <w:del w:id="1449" w:author="Iris Bachmann" w:date="2023-01-18T13:22:00Z"/>
          <w:color w:val="000000" w:themeColor="text1"/>
          <w:rPrChange w:id="1450" w:author="Iris Bachmann" w:date="2023-01-18T13:22:00Z">
            <w:rPr>
              <w:del w:id="1451" w:author="Iris Bachmann" w:date="2023-01-18T13:22:00Z"/>
            </w:rPr>
          </w:rPrChange>
        </w:rPr>
      </w:pPr>
    </w:p>
    <w:p w14:paraId="1647205B" w14:textId="6B84BFB8" w:rsidR="00B80342" w:rsidRPr="00C969F6" w:rsidDel="00C969F6" w:rsidRDefault="00B80342">
      <w:pPr>
        <w:rPr>
          <w:del w:id="1452" w:author="Iris Bachmann" w:date="2023-01-18T13:22:00Z"/>
          <w:color w:val="000000" w:themeColor="text1"/>
          <w:rPrChange w:id="1453" w:author="Iris Bachmann" w:date="2023-01-18T13:22:00Z">
            <w:rPr>
              <w:del w:id="1454" w:author="Iris Bachmann" w:date="2023-01-18T13:22:00Z"/>
            </w:rPr>
          </w:rPrChange>
        </w:rPr>
      </w:pPr>
    </w:p>
    <w:p w14:paraId="411087DA" w14:textId="5EBBD779" w:rsidR="00B80342" w:rsidRPr="00C969F6" w:rsidDel="00C969F6" w:rsidRDefault="00B80342">
      <w:pPr>
        <w:rPr>
          <w:del w:id="1455" w:author="Iris Bachmann" w:date="2023-01-18T13:22:00Z"/>
          <w:color w:val="000000" w:themeColor="text1"/>
          <w:rPrChange w:id="1456" w:author="Iris Bachmann" w:date="2023-01-18T13:22:00Z">
            <w:rPr>
              <w:del w:id="1457" w:author="Iris Bachmann" w:date="2023-01-18T13:22:00Z"/>
            </w:rPr>
          </w:rPrChange>
        </w:rPr>
      </w:pPr>
    </w:p>
    <w:p w14:paraId="3BDB5EE5" w14:textId="674630DE" w:rsidR="00B80342" w:rsidRPr="00C969F6" w:rsidDel="00C969F6" w:rsidRDefault="00B80342">
      <w:pPr>
        <w:rPr>
          <w:del w:id="1458" w:author="Iris Bachmann" w:date="2023-01-18T13:22:00Z"/>
          <w:color w:val="000000" w:themeColor="text1"/>
          <w:rPrChange w:id="1459" w:author="Iris Bachmann" w:date="2023-01-18T13:22:00Z">
            <w:rPr>
              <w:del w:id="1460" w:author="Iris Bachmann" w:date="2023-01-18T13:22:00Z"/>
            </w:rPr>
          </w:rPrChange>
        </w:rPr>
      </w:pPr>
    </w:p>
    <w:p w14:paraId="105AFB69" w14:textId="0ACDB4C8" w:rsidR="00B80342" w:rsidRPr="00C969F6" w:rsidDel="00C969F6" w:rsidRDefault="00B80342">
      <w:pPr>
        <w:rPr>
          <w:del w:id="1461" w:author="Iris Bachmann" w:date="2023-01-18T13:22:00Z"/>
          <w:color w:val="000000" w:themeColor="text1"/>
          <w:rPrChange w:id="1462" w:author="Iris Bachmann" w:date="2023-01-18T13:22:00Z">
            <w:rPr>
              <w:del w:id="1463" w:author="Iris Bachmann" w:date="2023-01-18T13:22:00Z"/>
            </w:rPr>
          </w:rPrChange>
        </w:rPr>
      </w:pPr>
    </w:p>
    <w:p w14:paraId="75914158" w14:textId="109D0100" w:rsidR="00B80342" w:rsidRPr="00C969F6" w:rsidDel="00C969F6" w:rsidRDefault="00B80342">
      <w:pPr>
        <w:rPr>
          <w:del w:id="1464" w:author="Iris Bachmann" w:date="2023-01-18T13:22:00Z"/>
          <w:color w:val="000000" w:themeColor="text1"/>
          <w:rPrChange w:id="1465" w:author="Iris Bachmann" w:date="2023-01-18T13:22:00Z">
            <w:rPr>
              <w:del w:id="1466" w:author="Iris Bachmann" w:date="2023-01-18T13:22:00Z"/>
            </w:rPr>
          </w:rPrChange>
        </w:rPr>
      </w:pPr>
    </w:p>
    <w:p w14:paraId="5F80FC98" w14:textId="723C1425" w:rsidR="00B80342" w:rsidRPr="00C969F6" w:rsidDel="00C969F6" w:rsidRDefault="00B80342">
      <w:pPr>
        <w:rPr>
          <w:del w:id="1467" w:author="Iris Bachmann" w:date="2023-01-18T13:22:00Z"/>
          <w:color w:val="000000" w:themeColor="text1"/>
          <w:rPrChange w:id="1468" w:author="Iris Bachmann" w:date="2023-01-18T13:22:00Z">
            <w:rPr>
              <w:del w:id="1469" w:author="Iris Bachmann" w:date="2023-01-18T13:22:00Z"/>
            </w:rPr>
          </w:rPrChange>
        </w:rPr>
      </w:pPr>
    </w:p>
    <w:p w14:paraId="7EFB5ECB" w14:textId="05DDC3A9" w:rsidR="00B80342" w:rsidRPr="00C969F6" w:rsidDel="00C969F6" w:rsidRDefault="00B80342">
      <w:pPr>
        <w:rPr>
          <w:del w:id="1470" w:author="Iris Bachmann" w:date="2023-01-18T13:22:00Z"/>
          <w:color w:val="000000" w:themeColor="text1"/>
          <w:rPrChange w:id="1471" w:author="Iris Bachmann" w:date="2023-01-18T13:22:00Z">
            <w:rPr>
              <w:del w:id="1472" w:author="Iris Bachmann" w:date="2023-01-18T13:22:00Z"/>
            </w:rPr>
          </w:rPrChange>
        </w:rPr>
      </w:pPr>
    </w:p>
    <w:p w14:paraId="55A1A8C4" w14:textId="27A7D362" w:rsidR="00B80342" w:rsidRPr="00C969F6" w:rsidDel="00C969F6" w:rsidRDefault="00B80342">
      <w:pPr>
        <w:rPr>
          <w:del w:id="1473" w:author="Iris Bachmann" w:date="2023-01-18T13:22:00Z"/>
          <w:color w:val="000000" w:themeColor="text1"/>
          <w:rPrChange w:id="1474" w:author="Iris Bachmann" w:date="2023-01-18T13:22:00Z">
            <w:rPr>
              <w:del w:id="1475" w:author="Iris Bachmann" w:date="2023-01-18T13:22:00Z"/>
            </w:rPr>
          </w:rPrChange>
        </w:rPr>
      </w:pPr>
    </w:p>
    <w:p w14:paraId="2A8DF7A5" w14:textId="6C6517C9" w:rsidR="00B80342" w:rsidRPr="00C969F6" w:rsidDel="00C969F6" w:rsidRDefault="00B80342">
      <w:pPr>
        <w:rPr>
          <w:del w:id="1476" w:author="Iris Bachmann" w:date="2023-01-18T13:22:00Z"/>
          <w:color w:val="000000" w:themeColor="text1"/>
          <w:rPrChange w:id="1477" w:author="Iris Bachmann" w:date="2023-01-18T13:22:00Z">
            <w:rPr>
              <w:del w:id="1478" w:author="Iris Bachmann" w:date="2023-01-18T13:22:00Z"/>
            </w:rPr>
          </w:rPrChange>
        </w:rPr>
      </w:pPr>
    </w:p>
    <w:p w14:paraId="0A58E428" w14:textId="7D4E7B44" w:rsidR="00B80342" w:rsidRPr="00C969F6" w:rsidDel="00C969F6" w:rsidRDefault="00B80342">
      <w:pPr>
        <w:rPr>
          <w:del w:id="1479" w:author="Iris Bachmann" w:date="2023-01-18T13:22:00Z"/>
          <w:color w:val="000000" w:themeColor="text1"/>
          <w:rPrChange w:id="1480" w:author="Iris Bachmann" w:date="2023-01-18T13:22:00Z">
            <w:rPr>
              <w:del w:id="1481" w:author="Iris Bachmann" w:date="2023-01-18T13:22:00Z"/>
            </w:rPr>
          </w:rPrChange>
        </w:rPr>
      </w:pPr>
    </w:p>
    <w:p w14:paraId="11EA3D58" w14:textId="46DBECA5" w:rsidR="00B80342" w:rsidRPr="00C969F6" w:rsidDel="00C969F6" w:rsidRDefault="00B80342">
      <w:pPr>
        <w:rPr>
          <w:del w:id="1482" w:author="Iris Bachmann" w:date="2023-01-18T13:22:00Z"/>
          <w:color w:val="000000" w:themeColor="text1"/>
          <w:rPrChange w:id="1483" w:author="Iris Bachmann" w:date="2023-01-18T13:22:00Z">
            <w:rPr>
              <w:del w:id="1484" w:author="Iris Bachmann" w:date="2023-01-18T13:22:00Z"/>
            </w:rPr>
          </w:rPrChange>
        </w:rPr>
      </w:pPr>
    </w:p>
    <w:p w14:paraId="4E835F14" w14:textId="7E12430A" w:rsidR="00B80342" w:rsidRPr="00C969F6" w:rsidDel="00C969F6" w:rsidRDefault="00B80342">
      <w:pPr>
        <w:rPr>
          <w:del w:id="1485" w:author="Iris Bachmann" w:date="2023-01-18T13:22:00Z"/>
          <w:color w:val="000000" w:themeColor="text1"/>
          <w:rPrChange w:id="1486" w:author="Iris Bachmann" w:date="2023-01-18T13:22:00Z">
            <w:rPr>
              <w:del w:id="1487" w:author="Iris Bachmann" w:date="2023-01-18T13:22:00Z"/>
            </w:rPr>
          </w:rPrChange>
        </w:rPr>
      </w:pPr>
    </w:p>
    <w:p w14:paraId="4B5A401D" w14:textId="1DA2D351" w:rsidR="00B80342" w:rsidRPr="00C969F6" w:rsidDel="00C969F6" w:rsidRDefault="00B80342">
      <w:pPr>
        <w:rPr>
          <w:del w:id="1488" w:author="Iris Bachmann" w:date="2023-01-18T13:22:00Z"/>
          <w:color w:val="000000" w:themeColor="text1"/>
          <w:rPrChange w:id="1489" w:author="Iris Bachmann" w:date="2023-01-18T13:22:00Z">
            <w:rPr>
              <w:del w:id="1490" w:author="Iris Bachmann" w:date="2023-01-18T13:22:00Z"/>
            </w:rPr>
          </w:rPrChange>
        </w:rPr>
      </w:pPr>
    </w:p>
    <w:p w14:paraId="07A94CA6" w14:textId="0A91877F" w:rsidR="00B80342" w:rsidRPr="00C969F6" w:rsidDel="00C969F6" w:rsidRDefault="00B80342">
      <w:pPr>
        <w:rPr>
          <w:del w:id="1491" w:author="Iris Bachmann" w:date="2023-01-18T13:22:00Z"/>
          <w:color w:val="000000" w:themeColor="text1"/>
          <w:rPrChange w:id="1492" w:author="Iris Bachmann" w:date="2023-01-18T13:22:00Z">
            <w:rPr>
              <w:del w:id="1493" w:author="Iris Bachmann" w:date="2023-01-18T13:22:00Z"/>
            </w:rPr>
          </w:rPrChange>
        </w:rPr>
      </w:pPr>
    </w:p>
    <w:p w14:paraId="3EEE5160" w14:textId="0C07C80A" w:rsidR="00B80342" w:rsidRPr="00C969F6" w:rsidDel="00C969F6" w:rsidRDefault="00B80342">
      <w:pPr>
        <w:rPr>
          <w:del w:id="1494" w:author="Iris Bachmann" w:date="2023-01-18T13:22:00Z"/>
          <w:color w:val="000000" w:themeColor="text1"/>
          <w:rPrChange w:id="1495" w:author="Iris Bachmann" w:date="2023-01-18T13:22:00Z">
            <w:rPr>
              <w:del w:id="1496" w:author="Iris Bachmann" w:date="2023-01-18T13:22:00Z"/>
            </w:rPr>
          </w:rPrChange>
        </w:rPr>
      </w:pPr>
    </w:p>
    <w:p w14:paraId="46CBDB14" w14:textId="2191E441" w:rsidR="00B80342" w:rsidRPr="00C969F6" w:rsidDel="00C969F6" w:rsidRDefault="00B80342">
      <w:pPr>
        <w:rPr>
          <w:del w:id="1497" w:author="Iris Bachmann" w:date="2023-01-18T13:22:00Z"/>
          <w:color w:val="000000" w:themeColor="text1"/>
          <w:rPrChange w:id="1498" w:author="Iris Bachmann" w:date="2023-01-18T13:22:00Z">
            <w:rPr>
              <w:del w:id="1499" w:author="Iris Bachmann" w:date="2023-01-18T13:22:00Z"/>
            </w:rPr>
          </w:rPrChange>
        </w:rPr>
      </w:pPr>
    </w:p>
    <w:p w14:paraId="44FA8EAA" w14:textId="74EE4310" w:rsidR="00B80342" w:rsidRPr="00C969F6" w:rsidDel="00C969F6" w:rsidRDefault="00B80342">
      <w:pPr>
        <w:rPr>
          <w:del w:id="1500" w:author="Iris Bachmann" w:date="2023-01-18T13:22:00Z"/>
          <w:color w:val="000000" w:themeColor="text1"/>
          <w:rPrChange w:id="1501" w:author="Iris Bachmann" w:date="2023-01-18T13:22:00Z">
            <w:rPr>
              <w:del w:id="1502" w:author="Iris Bachmann" w:date="2023-01-18T13:22:00Z"/>
            </w:rPr>
          </w:rPrChange>
        </w:rPr>
      </w:pPr>
    </w:p>
    <w:p w14:paraId="3BBB1DBB" w14:textId="738FB884" w:rsidR="00B80342" w:rsidRPr="00C969F6" w:rsidDel="00C969F6" w:rsidRDefault="00B80342">
      <w:pPr>
        <w:rPr>
          <w:del w:id="1503" w:author="Iris Bachmann" w:date="2023-01-18T13:22:00Z"/>
          <w:color w:val="000000" w:themeColor="text1"/>
          <w:rPrChange w:id="1504" w:author="Iris Bachmann" w:date="2023-01-18T13:22:00Z">
            <w:rPr>
              <w:del w:id="1505" w:author="Iris Bachmann" w:date="2023-01-18T13:22:00Z"/>
            </w:rPr>
          </w:rPrChange>
        </w:rPr>
      </w:pPr>
    </w:p>
    <w:p w14:paraId="384D9BA5" w14:textId="6BA69BF5" w:rsidR="00B80342" w:rsidRPr="00C969F6" w:rsidDel="00C969F6" w:rsidRDefault="00B80342">
      <w:pPr>
        <w:rPr>
          <w:del w:id="1506" w:author="Iris Bachmann" w:date="2023-01-18T13:22:00Z"/>
          <w:color w:val="000000" w:themeColor="text1"/>
          <w:rPrChange w:id="1507" w:author="Iris Bachmann" w:date="2023-01-18T13:22:00Z">
            <w:rPr>
              <w:del w:id="1508" w:author="Iris Bachmann" w:date="2023-01-18T13:22:00Z"/>
            </w:rPr>
          </w:rPrChange>
        </w:rPr>
      </w:pPr>
    </w:p>
    <w:p w14:paraId="2F601715" w14:textId="71B9F784" w:rsidR="00B80342" w:rsidRPr="00C969F6" w:rsidDel="00C969F6" w:rsidRDefault="00B80342">
      <w:pPr>
        <w:rPr>
          <w:del w:id="1509" w:author="Iris Bachmann" w:date="2023-01-18T13:22:00Z"/>
          <w:color w:val="000000" w:themeColor="text1"/>
          <w:rPrChange w:id="1510" w:author="Iris Bachmann" w:date="2023-01-18T13:22:00Z">
            <w:rPr>
              <w:del w:id="1511" w:author="Iris Bachmann" w:date="2023-01-18T13:22:00Z"/>
            </w:rPr>
          </w:rPrChange>
        </w:rPr>
      </w:pPr>
    </w:p>
    <w:p w14:paraId="19B47C1C" w14:textId="06598A5A" w:rsidR="00B80342" w:rsidRPr="00C969F6" w:rsidDel="00C969F6" w:rsidRDefault="00B80342">
      <w:pPr>
        <w:rPr>
          <w:del w:id="1512" w:author="Iris Bachmann" w:date="2023-01-18T13:22:00Z"/>
          <w:color w:val="000000" w:themeColor="text1"/>
          <w:rPrChange w:id="1513" w:author="Iris Bachmann" w:date="2023-01-18T13:22:00Z">
            <w:rPr>
              <w:del w:id="1514" w:author="Iris Bachmann" w:date="2023-01-18T13:22:00Z"/>
            </w:rPr>
          </w:rPrChange>
        </w:rPr>
      </w:pPr>
    </w:p>
    <w:p w14:paraId="6434E2BA" w14:textId="341D5ADD" w:rsidR="00B80342" w:rsidRPr="00C969F6" w:rsidDel="00C969F6" w:rsidRDefault="00B80342">
      <w:pPr>
        <w:rPr>
          <w:del w:id="1515" w:author="Iris Bachmann" w:date="2023-01-18T13:22:00Z"/>
          <w:color w:val="000000" w:themeColor="text1"/>
          <w:rPrChange w:id="1516" w:author="Iris Bachmann" w:date="2023-01-18T13:22:00Z">
            <w:rPr>
              <w:del w:id="1517" w:author="Iris Bachmann" w:date="2023-01-18T13:22:00Z"/>
            </w:rPr>
          </w:rPrChange>
        </w:rPr>
      </w:pPr>
    </w:p>
    <w:p w14:paraId="5B558DF6" w14:textId="6533A4A7" w:rsidR="00B80342" w:rsidRPr="00C969F6" w:rsidDel="00C969F6" w:rsidRDefault="00B80342">
      <w:pPr>
        <w:rPr>
          <w:del w:id="1518" w:author="Iris Bachmann" w:date="2023-01-18T13:22:00Z"/>
          <w:color w:val="000000" w:themeColor="text1"/>
          <w:rPrChange w:id="1519" w:author="Iris Bachmann" w:date="2023-01-18T13:22:00Z">
            <w:rPr>
              <w:del w:id="1520" w:author="Iris Bachmann" w:date="2023-01-18T13:22:00Z"/>
            </w:rPr>
          </w:rPrChange>
        </w:rPr>
      </w:pPr>
    </w:p>
    <w:p w14:paraId="7144FF65" w14:textId="094088BE" w:rsidR="00B80342" w:rsidRPr="00C969F6" w:rsidDel="00C969F6" w:rsidRDefault="00B80342">
      <w:pPr>
        <w:rPr>
          <w:del w:id="1521" w:author="Iris Bachmann" w:date="2023-01-18T13:22:00Z"/>
          <w:color w:val="000000" w:themeColor="text1"/>
          <w:rPrChange w:id="1522" w:author="Iris Bachmann" w:date="2023-01-18T13:22:00Z">
            <w:rPr>
              <w:del w:id="1523" w:author="Iris Bachmann" w:date="2023-01-18T13:22:00Z"/>
            </w:rPr>
          </w:rPrChange>
        </w:rPr>
      </w:pPr>
    </w:p>
    <w:p w14:paraId="408F8333" w14:textId="0BCA8DFC" w:rsidR="00B80342" w:rsidRPr="00C969F6" w:rsidDel="00C969F6" w:rsidRDefault="00B80342">
      <w:pPr>
        <w:rPr>
          <w:del w:id="1524" w:author="Iris Bachmann" w:date="2023-01-18T13:22:00Z"/>
          <w:color w:val="000000" w:themeColor="text1"/>
          <w:rPrChange w:id="1525" w:author="Iris Bachmann" w:date="2023-01-18T13:22:00Z">
            <w:rPr>
              <w:del w:id="1526" w:author="Iris Bachmann" w:date="2023-01-18T13:22:00Z"/>
            </w:rPr>
          </w:rPrChange>
        </w:rPr>
      </w:pPr>
    </w:p>
    <w:p w14:paraId="5CC552E8" w14:textId="74B5AF6C" w:rsidR="00B80342" w:rsidRPr="00C969F6" w:rsidDel="00C969F6" w:rsidRDefault="00B80342">
      <w:pPr>
        <w:rPr>
          <w:del w:id="1527" w:author="Iris Bachmann" w:date="2023-01-18T13:22:00Z"/>
          <w:color w:val="000000" w:themeColor="text1"/>
          <w:rPrChange w:id="1528" w:author="Iris Bachmann" w:date="2023-01-18T13:22:00Z">
            <w:rPr>
              <w:del w:id="1529" w:author="Iris Bachmann" w:date="2023-01-18T13:22:00Z"/>
            </w:rPr>
          </w:rPrChange>
        </w:rPr>
      </w:pPr>
    </w:p>
    <w:p w14:paraId="4165A69F" w14:textId="7917A8E2" w:rsidR="00B80342" w:rsidRPr="00C969F6" w:rsidDel="00C969F6" w:rsidRDefault="00B80342">
      <w:pPr>
        <w:rPr>
          <w:del w:id="1530" w:author="Iris Bachmann" w:date="2023-01-18T13:22:00Z"/>
          <w:color w:val="000000" w:themeColor="text1"/>
          <w:rPrChange w:id="1531" w:author="Iris Bachmann" w:date="2023-01-18T13:22:00Z">
            <w:rPr>
              <w:del w:id="1532" w:author="Iris Bachmann" w:date="2023-01-18T13:22:00Z"/>
            </w:rPr>
          </w:rPrChange>
        </w:rPr>
      </w:pPr>
    </w:p>
    <w:p w14:paraId="26516254" w14:textId="1BB6E09D" w:rsidR="00B80342" w:rsidRPr="00C969F6" w:rsidDel="00C969F6" w:rsidRDefault="00B80342">
      <w:pPr>
        <w:rPr>
          <w:del w:id="1533" w:author="Iris Bachmann" w:date="2023-01-18T13:22:00Z"/>
          <w:color w:val="000000" w:themeColor="text1"/>
          <w:rPrChange w:id="1534" w:author="Iris Bachmann" w:date="2023-01-18T13:22:00Z">
            <w:rPr>
              <w:del w:id="1535" w:author="Iris Bachmann" w:date="2023-01-18T13:22:00Z"/>
            </w:rPr>
          </w:rPrChange>
        </w:rPr>
      </w:pPr>
    </w:p>
    <w:p w14:paraId="7FA0401C" w14:textId="51D399E9" w:rsidR="00B80342" w:rsidRPr="00C969F6" w:rsidDel="00C969F6" w:rsidRDefault="00B80342">
      <w:pPr>
        <w:rPr>
          <w:del w:id="1536" w:author="Iris Bachmann" w:date="2023-01-18T13:22:00Z"/>
          <w:color w:val="000000" w:themeColor="text1"/>
          <w:rPrChange w:id="1537" w:author="Iris Bachmann" w:date="2023-01-18T13:22:00Z">
            <w:rPr>
              <w:del w:id="1538" w:author="Iris Bachmann" w:date="2023-01-18T13:22:00Z"/>
            </w:rPr>
          </w:rPrChange>
        </w:rPr>
      </w:pPr>
    </w:p>
    <w:p w14:paraId="43EF4691" w14:textId="3DC4664C" w:rsidR="00B80342" w:rsidRPr="00C969F6" w:rsidDel="00C969F6" w:rsidRDefault="00B80342">
      <w:pPr>
        <w:rPr>
          <w:del w:id="1539" w:author="Iris Bachmann" w:date="2023-01-18T13:22:00Z"/>
          <w:color w:val="000000" w:themeColor="text1"/>
          <w:rPrChange w:id="1540" w:author="Iris Bachmann" w:date="2023-01-18T13:22:00Z">
            <w:rPr>
              <w:del w:id="1541" w:author="Iris Bachmann" w:date="2023-01-18T13:22:00Z"/>
            </w:rPr>
          </w:rPrChange>
        </w:rPr>
      </w:pPr>
    </w:p>
    <w:p w14:paraId="514B2714" w14:textId="3295459B" w:rsidR="00B80342" w:rsidRPr="00C969F6" w:rsidDel="00C969F6" w:rsidRDefault="00B80342">
      <w:pPr>
        <w:rPr>
          <w:del w:id="1542" w:author="Iris Bachmann" w:date="2023-01-18T13:22:00Z"/>
          <w:color w:val="000000" w:themeColor="text1"/>
          <w:rPrChange w:id="1543" w:author="Iris Bachmann" w:date="2023-01-18T13:22:00Z">
            <w:rPr>
              <w:del w:id="1544" w:author="Iris Bachmann" w:date="2023-01-18T13:22:00Z"/>
            </w:rPr>
          </w:rPrChange>
        </w:rPr>
      </w:pPr>
    </w:p>
    <w:p w14:paraId="3619CBD9" w14:textId="239C168A" w:rsidR="00B80342" w:rsidRPr="00C969F6" w:rsidDel="00C969F6" w:rsidRDefault="00B80342">
      <w:pPr>
        <w:rPr>
          <w:del w:id="1545" w:author="Iris Bachmann" w:date="2023-01-18T13:22:00Z"/>
          <w:color w:val="000000" w:themeColor="text1"/>
          <w:rPrChange w:id="1546" w:author="Iris Bachmann" w:date="2023-01-18T13:22:00Z">
            <w:rPr>
              <w:del w:id="1547" w:author="Iris Bachmann" w:date="2023-01-18T13:22:00Z"/>
            </w:rPr>
          </w:rPrChange>
        </w:rPr>
      </w:pPr>
    </w:p>
    <w:p w14:paraId="2F259322" w14:textId="36196DB2" w:rsidR="00B80342" w:rsidRPr="00C969F6" w:rsidDel="00C969F6" w:rsidRDefault="00B80342">
      <w:pPr>
        <w:rPr>
          <w:del w:id="1548" w:author="Iris Bachmann" w:date="2023-01-18T13:22:00Z"/>
          <w:color w:val="000000" w:themeColor="text1"/>
          <w:rPrChange w:id="1549" w:author="Iris Bachmann" w:date="2023-01-18T13:22:00Z">
            <w:rPr>
              <w:del w:id="1550" w:author="Iris Bachmann" w:date="2023-01-18T13:22:00Z"/>
            </w:rPr>
          </w:rPrChange>
        </w:rPr>
      </w:pPr>
    </w:p>
    <w:p w14:paraId="768DEB81" w14:textId="77777777" w:rsidR="00B80342" w:rsidRPr="00C969F6" w:rsidRDefault="00B80342">
      <w:pPr>
        <w:rPr>
          <w:color w:val="000000" w:themeColor="text1"/>
        </w:rPr>
      </w:pPr>
    </w:p>
    <w:sectPr w:rsidR="00B80342" w:rsidRPr="00C969F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is Bachmann" w:date="2023-01-17T13:32:00Z" w:initials="IB">
    <w:p w14:paraId="0F60E64C" w14:textId="77777777" w:rsidR="00D81574" w:rsidRDefault="00D81574" w:rsidP="00445BCA">
      <w:pPr>
        <w:pStyle w:val="Kommentartext"/>
      </w:pPr>
      <w:r>
        <w:rPr>
          <w:rStyle w:val="Kommentarzeichen"/>
        </w:rPr>
        <w:annotationRef/>
      </w:r>
      <w:r>
        <w:t>Bei "20. Dezember" fehlt der Punkt hinter der 20.</w:t>
      </w:r>
    </w:p>
  </w:comment>
  <w:comment w:id="22" w:author="Gregory Dame" w:date="2023-01-05T14:41:00Z" w:initials="GD">
    <w:p w14:paraId="4EE8DE0C" w14:textId="22013519" w:rsidR="00C458BF" w:rsidRDefault="00C458BF" w:rsidP="000B2CB6">
      <w:r>
        <w:rPr>
          <w:rStyle w:val="Kommentarzeichen"/>
        </w:rPr>
        <w:annotationRef/>
      </w:r>
      <w:r>
        <w:rPr>
          <w:sz w:val="20"/>
          <w:szCs w:val="20"/>
        </w:rPr>
        <w:t>so niedrig weil ?</w:t>
      </w:r>
    </w:p>
  </w:comment>
  <w:comment w:id="23" w:author="Iris Bachmann" w:date="2023-01-17T13:54:00Z" w:initials="IB">
    <w:p w14:paraId="3D254F02" w14:textId="77777777" w:rsidR="00063E24" w:rsidRDefault="00063E24" w:rsidP="00982FAC">
      <w:pPr>
        <w:pStyle w:val="Kommentartext"/>
      </w:pPr>
      <w:r>
        <w:rPr>
          <w:rStyle w:val="Kommentarzeichen"/>
        </w:rPr>
        <w:annotationRef/>
      </w:r>
      <w:r>
        <w:t>Auf die Homologie zwischen H1N1 und H3N2 eingehen.</w:t>
      </w:r>
    </w:p>
  </w:comment>
  <w:comment w:id="30" w:author="Iris Bachmann" w:date="2023-01-17T13:43:00Z" w:initials="IB">
    <w:p w14:paraId="691E7F5B" w14:textId="3460D065" w:rsidR="00A070E9" w:rsidRDefault="00A070E9" w:rsidP="006E0165">
      <w:pPr>
        <w:pStyle w:val="Kommentartext"/>
      </w:pPr>
      <w:r>
        <w:rPr>
          <w:rStyle w:val="Kommentarzeichen"/>
        </w:rPr>
        <w:annotationRef/>
      </w:r>
      <w:r>
        <w:t>Hast du nur die Hybridisierung mit sich selbst untersucht oder auch innerhalb des Sets Hybridisierungen bzw. Dimer-Bildungen abgeglichen?</w:t>
      </w:r>
    </w:p>
  </w:comment>
  <w:comment w:id="36" w:author="Gregory Dame" w:date="2023-01-05T14:42:00Z" w:initials="GD">
    <w:p w14:paraId="1CEDCCD2" w14:textId="3E9171F9" w:rsidR="00C458BF" w:rsidRDefault="00C458BF" w:rsidP="00433205">
      <w:r>
        <w:rPr>
          <w:rStyle w:val="Kommentarzeichen"/>
        </w:rPr>
        <w:annotationRef/>
      </w:r>
      <w:r>
        <w:rPr>
          <w:sz w:val="20"/>
          <w:szCs w:val="20"/>
        </w:rPr>
        <w:t>Das klingt passiv … Wurde das so gemacht ? ja /nein ?</w:t>
      </w:r>
    </w:p>
  </w:comment>
  <w:comment w:id="46" w:author="Gregory Dame" w:date="2023-01-05T14:43:00Z" w:initials="GD">
    <w:p w14:paraId="1A0FC663" w14:textId="77777777" w:rsidR="00C458BF" w:rsidRDefault="00C458BF" w:rsidP="004353E8">
      <w:r>
        <w:rPr>
          <w:rStyle w:val="Kommentarzeichen"/>
        </w:rPr>
        <w:annotationRef/>
      </w:r>
      <w:r>
        <w:rPr>
          <w:sz w:val="20"/>
          <w:szCs w:val="20"/>
        </w:rPr>
        <w:t xml:space="preserve">s.o. </w:t>
      </w:r>
    </w:p>
  </w:comment>
  <w:comment w:id="47" w:author="Gregory Dame" w:date="2023-01-05T14:44:00Z" w:initials="GD">
    <w:p w14:paraId="4FA97C32" w14:textId="77777777" w:rsidR="00C458BF" w:rsidRDefault="00C458BF" w:rsidP="006A16F6">
      <w:r>
        <w:rPr>
          <w:rStyle w:val="Kommentarzeichen"/>
        </w:rPr>
        <w:annotationRef/>
      </w:r>
      <w:r>
        <w:rPr>
          <w:sz w:val="20"/>
          <w:szCs w:val="20"/>
        </w:rPr>
        <w:t>d.h. bei b nicht ?</w:t>
      </w:r>
    </w:p>
  </w:comment>
  <w:comment w:id="48" w:author="Gregory Dame" w:date="2023-01-05T14:46:00Z" w:initials="GD">
    <w:p w14:paraId="646B29F4" w14:textId="77777777" w:rsidR="00C458BF" w:rsidRDefault="00C458BF" w:rsidP="00F2217B">
      <w:r>
        <w:rPr>
          <w:rStyle w:val="Kommentarzeichen"/>
        </w:rPr>
        <w:annotationRef/>
      </w:r>
      <w:r>
        <w:rPr>
          <w:sz w:val="20"/>
          <w:szCs w:val="20"/>
        </w:rPr>
        <w:t>quasi bla bla bei Inf B NICHT NOTWENDIig, da hier Sequenzbereichen gewählt werden konnten die 100% „matchen“ ohne Fehlpaarung ….</w:t>
      </w:r>
    </w:p>
  </w:comment>
  <w:comment w:id="59" w:author="Gregory Dame" w:date="2023-01-05T14:48:00Z" w:initials="GD">
    <w:p w14:paraId="0CF3FDF3" w14:textId="77777777" w:rsidR="00C458BF" w:rsidRDefault="00C458BF" w:rsidP="00601576">
      <w:r>
        <w:rPr>
          <w:rStyle w:val="Kommentarzeichen"/>
        </w:rPr>
        <w:annotationRef/>
      </w:r>
      <w:r>
        <w:rPr>
          <w:sz w:val="20"/>
          <w:szCs w:val="20"/>
        </w:rPr>
        <w:t xml:space="preserve">ist es wirklich das ? </w:t>
      </w:r>
      <w:r>
        <w:rPr>
          <w:sz w:val="20"/>
          <w:szCs w:val="20"/>
        </w:rPr>
        <w:cr/>
        <w:t>Die Hydrolyse bestimmter Bereiche hat eine Konsequenz. Erst dann fehlt die räumliche Nähe und deshalb kann das Fluorchlor leuchten !!</w:t>
      </w:r>
    </w:p>
  </w:comment>
  <w:comment w:id="65" w:author="Iris Bachmann" w:date="2023-01-17T14:01:00Z" w:initials="IB">
    <w:p w14:paraId="77FC0A26" w14:textId="77777777" w:rsidR="00165ECD" w:rsidRDefault="00165ECD" w:rsidP="00AE0FB8">
      <w:pPr>
        <w:pStyle w:val="Kommentartext"/>
      </w:pPr>
      <w:r>
        <w:rPr>
          <w:rStyle w:val="Kommentarzeichen"/>
        </w:rPr>
        <w:annotationRef/>
      </w:r>
      <w:r>
        <w:t>Warum auch hier?</w:t>
      </w:r>
    </w:p>
  </w:comment>
  <w:comment w:id="61" w:author="Gregory Dame" w:date="2023-01-05T16:15:00Z" w:initials="GD">
    <w:p w14:paraId="7F07F838" w14:textId="56110E0B" w:rsidR="00C458BF" w:rsidRDefault="00C458BF" w:rsidP="00F04BB5">
      <w:r>
        <w:rPr>
          <w:rStyle w:val="Kommentarzeichen"/>
        </w:rPr>
        <w:annotationRef/>
      </w:r>
      <w:r>
        <w:rPr>
          <w:sz w:val="20"/>
          <w:szCs w:val="20"/>
        </w:rPr>
        <w:t>hier geht es um PCR klarer darstellen</w:t>
      </w:r>
    </w:p>
  </w:comment>
  <w:comment w:id="72" w:author="Iris Bachmann" w:date="2023-01-17T14:03:00Z" w:initials="IB">
    <w:p w14:paraId="0505A2F9" w14:textId="77777777" w:rsidR="00165ECD" w:rsidRDefault="00165ECD" w:rsidP="003D09F7">
      <w:pPr>
        <w:pStyle w:val="Kommentartext"/>
      </w:pPr>
      <w:r>
        <w:rPr>
          <w:rStyle w:val="Kommentarzeichen"/>
        </w:rPr>
        <w:annotationRef/>
      </w:r>
      <w:r>
        <w:t>Hier bitte deutlich den Unterschied zwischen klassischen RPA Sonden und der IQ Probe herausstellen. Woran (chemisch gesehen) wurde der Quencher gekoppelt?</w:t>
      </w:r>
    </w:p>
  </w:comment>
  <w:comment w:id="68" w:author="Gregory Dame" w:date="2023-01-05T16:16:00Z" w:initials="GD">
    <w:p w14:paraId="61C353BF" w14:textId="5368BFFE" w:rsidR="00C458BF" w:rsidRDefault="00C458BF" w:rsidP="006F3633">
      <w:r>
        <w:rPr>
          <w:rStyle w:val="Kommentarzeichen"/>
        </w:rPr>
        <w:annotationRef/>
      </w:r>
      <w:r>
        <w:rPr>
          <w:sz w:val="20"/>
          <w:szCs w:val="20"/>
        </w:rPr>
        <w:t>hier geht es um RPA hier klarer zeigen was Unterschied Ein Bild ?</w:t>
      </w:r>
    </w:p>
  </w:comment>
  <w:comment w:id="73" w:author="Iris Bachmann" w:date="2023-01-17T14:04:00Z" w:initials="IB">
    <w:p w14:paraId="679F7446" w14:textId="77777777" w:rsidR="00165ECD" w:rsidRDefault="00165ECD" w:rsidP="002D7250">
      <w:pPr>
        <w:pStyle w:val="Kommentartext"/>
      </w:pPr>
      <w:r>
        <w:rPr>
          <w:rStyle w:val="Kommentarzeichen"/>
        </w:rPr>
        <w:annotationRef/>
      </w:r>
      <w:r>
        <w:t>Nur RPA, nur PCR oder beides?</w:t>
      </w:r>
    </w:p>
  </w:comment>
  <w:comment w:id="98" w:author="Iris Bachmann" w:date="2023-01-17T14:08:00Z" w:initials="IB">
    <w:p w14:paraId="1119E67E" w14:textId="77777777" w:rsidR="00165ECD" w:rsidRDefault="00165ECD">
      <w:pPr>
        <w:pStyle w:val="Kommentartext"/>
      </w:pPr>
      <w:r>
        <w:rPr>
          <w:rStyle w:val="Kommentarzeichen"/>
        </w:rPr>
        <w:annotationRef/>
      </w:r>
      <w:r>
        <w:t>Ich hab noch gelernt, dass man Zahlen von 1 - 12 in wissenschaftlichen Abschlussarbeiten ausschreibt.</w:t>
      </w:r>
    </w:p>
    <w:p w14:paraId="29AC2905" w14:textId="77777777" w:rsidR="00165ECD" w:rsidRDefault="00165ECD">
      <w:pPr>
        <w:pStyle w:val="Kommentartext"/>
      </w:pPr>
    </w:p>
    <w:p w14:paraId="4CAE75F7" w14:textId="77777777" w:rsidR="00165ECD" w:rsidRDefault="00165ECD">
      <w:pPr>
        <w:pStyle w:val="Kommentartext"/>
      </w:pPr>
      <w:r>
        <w:t>Duden:</w:t>
      </w:r>
    </w:p>
    <w:p w14:paraId="521A1323" w14:textId="77777777" w:rsidR="00165ECD" w:rsidRDefault="00000000" w:rsidP="00EF41D4">
      <w:pPr>
        <w:pStyle w:val="Kommentartext"/>
      </w:pPr>
      <w:hyperlink r:id="rId1" w:history="1">
        <w:r w:rsidR="00165ECD" w:rsidRPr="00EF41D4">
          <w:rPr>
            <w:rStyle w:val="Hyperlink"/>
          </w:rPr>
          <w:t>https://www.duden.de/sprachwissen/sprachratgeber/Schreibung-von-Zahlen-0</w:t>
        </w:r>
      </w:hyperlink>
    </w:p>
  </w:comment>
  <w:comment w:id="110" w:author="Gregory Dame" w:date="2023-01-05T16:41:00Z" w:initials="GD">
    <w:p w14:paraId="1671E382" w14:textId="2DC80B77" w:rsidR="00C458BF" w:rsidRDefault="00C458BF" w:rsidP="00BE4FF3">
      <w:r>
        <w:rPr>
          <w:rStyle w:val="Kommentarzeichen"/>
        </w:rPr>
        <w:annotationRef/>
      </w:r>
      <w:r>
        <w:rPr>
          <w:sz w:val="20"/>
          <w:szCs w:val="20"/>
        </w:rPr>
        <w:t>im Grunde hast du doch eine abgewandeltes Chip RPA Paket gebastelt, oder ?</w:t>
      </w:r>
    </w:p>
  </w:comment>
  <w:comment w:id="111" w:author="Iris Bachmann" w:date="2023-01-17T14:12:00Z" w:initials="IB">
    <w:p w14:paraId="557424D3" w14:textId="77777777" w:rsidR="00DA5746" w:rsidRDefault="00DA5746" w:rsidP="007B2D65">
      <w:pPr>
        <w:pStyle w:val="Kommentartext"/>
      </w:pPr>
      <w:r>
        <w:rPr>
          <w:rStyle w:val="Kommentarzeichen"/>
        </w:rPr>
        <w:annotationRef/>
      </w:r>
      <w:r>
        <w:t>So einfach ist das leider nicht; um die Analyse durchführen zu können benötigt man dieses Paket (es  muss mit eingeladen werden).</w:t>
      </w:r>
    </w:p>
  </w:comment>
  <w:comment w:id="124" w:author="Iris Bachmann" w:date="2023-01-17T14:13:00Z" w:initials="IB">
    <w:p w14:paraId="51E7C507" w14:textId="77777777" w:rsidR="00DA5746" w:rsidRDefault="00DA5746" w:rsidP="00ED1A24">
      <w:pPr>
        <w:pStyle w:val="Kommentartext"/>
      </w:pPr>
      <w:r>
        <w:rPr>
          <w:rStyle w:val="Kommentarzeichen"/>
        </w:rPr>
        <w:annotationRef/>
      </w:r>
      <w:r>
        <w:t>Oder meinst du "gleichmäßig starken"</w:t>
      </w:r>
    </w:p>
  </w:comment>
  <w:comment w:id="126" w:author="Iris Bachmann" w:date="2023-01-17T14:14:00Z" w:initials="IB">
    <w:p w14:paraId="79C8A9E5" w14:textId="77777777" w:rsidR="00DA5746" w:rsidRDefault="00DA5746" w:rsidP="00ED4914">
      <w:pPr>
        <w:pStyle w:val="Kommentartext"/>
      </w:pPr>
      <w:r>
        <w:rPr>
          <w:rStyle w:val="Kommentarzeichen"/>
        </w:rPr>
        <w:annotationRef/>
      </w:r>
      <w:r>
        <w:t>Wir hatten hier doch selber einen Kandidaten, der nicht normalverteilt war!?</w:t>
      </w:r>
    </w:p>
  </w:comment>
  <w:comment w:id="127" w:author="Iris Bachmann" w:date="2023-01-17T14:15:00Z" w:initials="IB">
    <w:p w14:paraId="001CD303" w14:textId="77777777" w:rsidR="00DA5746" w:rsidRDefault="00DA5746" w:rsidP="00CA7903">
      <w:pPr>
        <w:pStyle w:val="Kommentartext"/>
      </w:pPr>
      <w:r>
        <w:rPr>
          <w:rStyle w:val="Kommentarzeichen"/>
        </w:rPr>
        <w:annotationRef/>
      </w:r>
      <w:r>
        <w:t>Hattest du hier nicht noch etwas angepasst?</w:t>
      </w:r>
    </w:p>
  </w:comment>
  <w:comment w:id="140" w:author="Gregory Dame" w:date="2023-01-05T16:22:00Z" w:initials="GD">
    <w:p w14:paraId="3128DD2A" w14:textId="735389EA" w:rsidR="00C458BF" w:rsidRDefault="00C458BF" w:rsidP="00A07C0C">
      <w:r>
        <w:rPr>
          <w:rStyle w:val="Kommentarzeichen"/>
        </w:rPr>
        <w:annotationRef/>
      </w:r>
      <w:r>
        <w:rPr>
          <w:sz w:val="20"/>
          <w:szCs w:val="20"/>
        </w:rPr>
        <w:t>jedem klar?</w:t>
      </w:r>
    </w:p>
  </w:comment>
  <w:comment w:id="144" w:author="Gregory Dame" w:date="2023-01-05T16:23:00Z" w:initials="GD">
    <w:p w14:paraId="3D3BB5D9" w14:textId="77777777" w:rsidR="00C458BF" w:rsidRDefault="00C458BF" w:rsidP="003C73AF">
      <w:r>
        <w:rPr>
          <w:rStyle w:val="Kommentarzeichen"/>
        </w:rPr>
        <w:annotationRef/>
      </w:r>
      <w:r>
        <w:rPr>
          <w:sz w:val="20"/>
          <w:szCs w:val="20"/>
        </w:rPr>
        <w:t>Zeiten ?</w:t>
      </w:r>
    </w:p>
  </w:comment>
  <w:comment w:id="145" w:author="Iris Bachmann" w:date="2023-01-17T14:17:00Z" w:initials="IB">
    <w:p w14:paraId="7BFC12FD" w14:textId="77777777" w:rsidR="00DA5746" w:rsidRDefault="00DA5746" w:rsidP="009C5CE5">
      <w:pPr>
        <w:pStyle w:val="Kommentartext"/>
      </w:pPr>
      <w:r>
        <w:rPr>
          <w:rStyle w:val="Kommentarzeichen"/>
        </w:rPr>
        <w:annotationRef/>
      </w:r>
      <w:r>
        <w:t>"Beschreiben der Versuche und deren Ergebnisse in einer einheitlichen Zeitform und zwar im Imperfekt (z.B. die Zellen wurden für 24 Stunden inkubiert…, die Immunfluoreszenz-Signale von Protein X waren deutlich stärker als die von Protein Y). Im Präsens nur die allgemein bekannten Dinge beschreiben, z.B. Herzmuskelzellen verfügen über einen kontraktilen Apparat bestehend aus den Proteinen…."</w:t>
      </w:r>
    </w:p>
  </w:comment>
  <w:comment w:id="147" w:author="Gregory Dame" w:date="2023-01-05T16:25:00Z" w:initials="GD">
    <w:p w14:paraId="5A144A5D" w14:textId="5DF199E9" w:rsidR="00C458BF" w:rsidRDefault="00C458BF" w:rsidP="00262078">
      <w:r>
        <w:rPr>
          <w:rStyle w:val="Kommentarzeichen"/>
        </w:rPr>
        <w:annotationRef/>
      </w:r>
      <w:r>
        <w:rPr>
          <w:sz w:val="20"/>
          <w:szCs w:val="20"/>
        </w:rPr>
        <w:t xml:space="preserve">Oben gut beschrieben mit Zitaten etc </w:t>
      </w:r>
    </w:p>
    <w:p w14:paraId="6878637F" w14:textId="77777777" w:rsidR="00C458BF" w:rsidRDefault="00C458BF" w:rsidP="00262078">
      <w:r>
        <w:rPr>
          <w:sz w:val="20"/>
          <w:szCs w:val="20"/>
        </w:rPr>
        <w:t>Residuen wissen das ? kurz definieren und was ist der Beleg für den Einsatz ?</w:t>
      </w:r>
    </w:p>
  </w:comment>
  <w:comment w:id="148" w:author="Gregory Dame" w:date="2023-01-05T16:26:00Z" w:initials="GD">
    <w:p w14:paraId="2CD2D6B9" w14:textId="77777777" w:rsidR="00C458BF" w:rsidRDefault="00C458BF" w:rsidP="007227BB">
      <w:r>
        <w:rPr>
          <w:rStyle w:val="Kommentarzeichen"/>
        </w:rPr>
        <w:annotationRef/>
      </w:r>
      <w:r>
        <w:rPr>
          <w:sz w:val="20"/>
          <w:szCs w:val="20"/>
        </w:rPr>
        <w:t>die 0,5 hat doch einer definierten sollte belegt werden</w:t>
      </w:r>
    </w:p>
  </w:comment>
  <w:comment w:id="157" w:author="Gregory Dame" w:date="2023-01-05T16:28:00Z" w:initials="GD">
    <w:p w14:paraId="3D7E0B49" w14:textId="77777777" w:rsidR="00C458BF" w:rsidRDefault="00C458BF" w:rsidP="00F33F17">
      <w:r>
        <w:rPr>
          <w:rStyle w:val="Kommentarzeichen"/>
        </w:rPr>
        <w:annotationRef/>
      </w:r>
      <w:r>
        <w:rPr>
          <w:sz w:val="20"/>
          <w:szCs w:val="20"/>
        </w:rPr>
        <w:t>woher kommt das ? bitte belegen</w:t>
      </w:r>
    </w:p>
  </w:comment>
  <w:comment w:id="159" w:author="Gregory Dame" w:date="2023-01-05T16:27:00Z" w:initials="GD">
    <w:p w14:paraId="289BC3EE" w14:textId="7EA37F34" w:rsidR="00C458BF" w:rsidRDefault="00C458BF" w:rsidP="00603096">
      <w:r>
        <w:rPr>
          <w:rStyle w:val="Kommentarzeichen"/>
        </w:rPr>
        <w:annotationRef/>
      </w:r>
      <w:r>
        <w:rPr>
          <w:sz w:val="20"/>
          <w:szCs w:val="20"/>
        </w:rPr>
        <w:t>zeit</w:t>
      </w:r>
    </w:p>
  </w:comment>
  <w:comment w:id="160" w:author="Gregory Dame" w:date="2023-01-05T16:30:00Z" w:initials="GD">
    <w:p w14:paraId="33E7E0E0" w14:textId="77777777" w:rsidR="00C458BF" w:rsidRDefault="00C458BF" w:rsidP="00E40E03">
      <w:r>
        <w:rPr>
          <w:rStyle w:val="Kommentarzeichen"/>
        </w:rPr>
        <w:annotationRef/>
      </w:r>
      <w:r>
        <w:rPr>
          <w:sz w:val="20"/>
          <w:szCs w:val="20"/>
        </w:rPr>
        <w:t xml:space="preserve">eins zwei Sätze dazu, Du führst den test einfach ein, ohne das es klar wird, was der macht oder wofür er so notwendig ist </w:t>
      </w:r>
    </w:p>
  </w:comment>
  <w:comment w:id="170" w:author="Iris Bachmann" w:date="2023-01-17T14:21:00Z" w:initials="IB">
    <w:p w14:paraId="6B4FCB29" w14:textId="77777777" w:rsidR="00DA5746" w:rsidRDefault="00DA5746" w:rsidP="0039793D">
      <w:pPr>
        <w:pStyle w:val="Kommentartext"/>
      </w:pPr>
      <w:r>
        <w:rPr>
          <w:rStyle w:val="Kommentarzeichen"/>
        </w:rPr>
        <w:annotationRef/>
      </w:r>
      <w:r>
        <w:t>Woran zu erkennen?</w:t>
      </w:r>
    </w:p>
  </w:comment>
  <w:comment w:id="180" w:author="Gregory Dame" w:date="2023-01-05T16:27:00Z" w:initials="GD">
    <w:p w14:paraId="47A82562" w14:textId="77CD13FA" w:rsidR="00C458BF" w:rsidRDefault="00C458BF" w:rsidP="00987374">
      <w:r>
        <w:rPr>
          <w:rStyle w:val="Kommentarzeichen"/>
        </w:rPr>
        <w:annotationRef/>
      </w:r>
      <w:r>
        <w:rPr>
          <w:sz w:val="20"/>
          <w:szCs w:val="20"/>
        </w:rPr>
        <w:t>warum 3?</w:t>
      </w:r>
    </w:p>
  </w:comment>
  <w:comment w:id="198" w:author="Gregory Dame" w:date="2023-01-05T16:33:00Z" w:initials="GD">
    <w:p w14:paraId="67AF4BF6" w14:textId="77777777" w:rsidR="00C458BF" w:rsidRDefault="00C458BF" w:rsidP="00B233A8">
      <w:r>
        <w:rPr>
          <w:rStyle w:val="Kommentarzeichen"/>
        </w:rPr>
        <w:annotationRef/>
      </w:r>
      <w:r>
        <w:rPr>
          <w:sz w:val="20"/>
          <w:szCs w:val="20"/>
        </w:rPr>
        <w:t xml:space="preserve">woher stammen die beiden Formel bitte zitieren </w:t>
      </w:r>
    </w:p>
  </w:comment>
  <w:comment w:id="199" w:author="Gregory Dame" w:date="2023-01-05T16:35:00Z" w:initials="GD">
    <w:p w14:paraId="38926E50" w14:textId="77777777" w:rsidR="00C458BF" w:rsidRDefault="00C458BF" w:rsidP="00B1784B">
      <w:r>
        <w:rPr>
          <w:rStyle w:val="Kommentarzeichen"/>
        </w:rPr>
        <w:annotationRef/>
      </w:r>
      <w:r>
        <w:rPr>
          <w:sz w:val="20"/>
          <w:szCs w:val="20"/>
        </w:rPr>
        <w:t xml:space="preserve">Du fängst eine neues Kapitel mit dem Polygon test an … </w:t>
      </w:r>
    </w:p>
  </w:comment>
  <w:comment w:id="202" w:author="Gregory Dame" w:date="2023-01-05T16:36:00Z" w:initials="GD">
    <w:p w14:paraId="0BD18093" w14:textId="77777777" w:rsidR="00C458BF" w:rsidRDefault="00C458BF" w:rsidP="003F0206">
      <w:r>
        <w:rPr>
          <w:rStyle w:val="Kommentarzeichen"/>
        </w:rPr>
        <w:annotationRef/>
      </w:r>
      <w:r>
        <w:rPr>
          <w:sz w:val="20"/>
          <w:szCs w:val="20"/>
        </w:rPr>
        <w:t>empirisch ?</w:t>
      </w:r>
    </w:p>
  </w:comment>
  <w:comment w:id="212" w:author="Gregory Dame" w:date="2023-01-05T16:36:00Z" w:initials="GD">
    <w:p w14:paraId="4E8A1EBB" w14:textId="77777777" w:rsidR="00C458BF" w:rsidRDefault="00C458BF" w:rsidP="00663342">
      <w:r>
        <w:rPr>
          <w:rStyle w:val="Kommentarzeichen"/>
        </w:rPr>
        <w:annotationRef/>
      </w:r>
      <w:r>
        <w:rPr>
          <w:sz w:val="20"/>
          <w:szCs w:val="20"/>
        </w:rPr>
        <w:t>zeit</w:t>
      </w:r>
    </w:p>
  </w:comment>
  <w:comment w:id="213" w:author="Gregory Dame" w:date="2023-01-05T16:37:00Z" w:initials="GD">
    <w:p w14:paraId="16612E2B" w14:textId="77777777" w:rsidR="00C458BF" w:rsidRDefault="00C458BF" w:rsidP="00582410">
      <w:r>
        <w:rPr>
          <w:rStyle w:val="Kommentarzeichen"/>
        </w:rPr>
        <w:annotationRef/>
      </w:r>
      <w:r>
        <w:rPr>
          <w:sz w:val="20"/>
          <w:szCs w:val="20"/>
        </w:rPr>
        <w:t>ist das eine eigenständige Testmethode?</w:t>
      </w:r>
    </w:p>
  </w:comment>
  <w:comment w:id="214" w:author="Gregory Dame" w:date="2023-01-05T16:51:00Z" w:initials="GD">
    <w:p w14:paraId="06B5A6BE" w14:textId="77777777" w:rsidR="00C458BF" w:rsidRDefault="00C458BF" w:rsidP="00C84712">
      <w:r>
        <w:rPr>
          <w:rStyle w:val="Kommentarzeichen"/>
        </w:rPr>
        <w:annotationRef/>
      </w:r>
      <w:r>
        <w:rPr>
          <w:sz w:val="20"/>
          <w:szCs w:val="20"/>
        </w:rPr>
        <w:t>Unten beschreibst du das als wichtigen wert, also würde ich das wie die anderen extra einführen</w:t>
      </w:r>
    </w:p>
  </w:comment>
  <w:comment w:id="224" w:author="Gregory Dame" w:date="2023-01-05T16:38:00Z" w:initials="GD">
    <w:p w14:paraId="35BA45EB" w14:textId="2FF27C26" w:rsidR="00C458BF" w:rsidRDefault="00C458BF" w:rsidP="005A5DB9">
      <w:r>
        <w:rPr>
          <w:rStyle w:val="Kommentarzeichen"/>
        </w:rPr>
        <w:annotationRef/>
      </w:r>
      <w:r>
        <w:rPr>
          <w:sz w:val="20"/>
          <w:szCs w:val="20"/>
        </w:rPr>
        <w:t>was issen das ?</w:t>
      </w:r>
    </w:p>
  </w:comment>
  <w:comment w:id="225" w:author="Gregory Dame" w:date="2023-01-05T16:39:00Z" w:initials="GD">
    <w:p w14:paraId="7FF8ED25" w14:textId="77777777" w:rsidR="00C458BF" w:rsidRDefault="00C458BF" w:rsidP="00EF35B4">
      <w:r>
        <w:rPr>
          <w:rStyle w:val="Kommentarzeichen"/>
        </w:rPr>
        <w:annotationRef/>
      </w:r>
      <w:r>
        <w:rPr>
          <w:sz w:val="20"/>
          <w:szCs w:val="20"/>
        </w:rPr>
        <w:t>woher stammt die Formel 4 bitte zitieren oder hast du sie selber entwickelt?</w:t>
      </w:r>
    </w:p>
  </w:comment>
  <w:comment w:id="231" w:author="Gregory Dame" w:date="2023-01-05T16:41:00Z" w:initials="GD">
    <w:p w14:paraId="5975D7FC" w14:textId="77777777" w:rsidR="00C458BF" w:rsidRDefault="00C458BF" w:rsidP="001F75E8">
      <w:r>
        <w:rPr>
          <w:rStyle w:val="Kommentarzeichen"/>
        </w:rPr>
        <w:annotationRef/>
      </w:r>
      <w:r>
        <w:rPr>
          <w:sz w:val="20"/>
          <w:szCs w:val="20"/>
        </w:rPr>
        <w:t>ZEIT</w:t>
      </w:r>
    </w:p>
  </w:comment>
  <w:comment w:id="255" w:author="Iris Bachmann" w:date="2023-01-17T14:42:00Z" w:initials="IB">
    <w:p w14:paraId="2A0DCC1F" w14:textId="77777777" w:rsidR="001D4186" w:rsidRDefault="001D4186">
      <w:pPr>
        <w:pStyle w:val="Kommentartext"/>
      </w:pPr>
      <w:r>
        <w:rPr>
          <w:rStyle w:val="Kommentarzeichen"/>
        </w:rPr>
        <w:annotationRef/>
      </w:r>
      <w:r>
        <w:t>Standardmethode zum Vergleich zweier oder mehr Datensätze (Quelle)</w:t>
      </w:r>
    </w:p>
    <w:p w14:paraId="78F7E9A7" w14:textId="77777777" w:rsidR="001D4186" w:rsidRDefault="001D4186" w:rsidP="007B5DAA">
      <w:pPr>
        <w:pStyle w:val="Kommentartext"/>
      </w:pPr>
      <w:r>
        <w:t>☺️</w:t>
      </w:r>
    </w:p>
  </w:comment>
  <w:comment w:id="262" w:author="Gregory Dame" w:date="2023-01-05T16:54:00Z" w:initials="GD">
    <w:p w14:paraId="348B4C11" w14:textId="6F69C0A0" w:rsidR="00C458BF" w:rsidRDefault="00C458BF" w:rsidP="00872665">
      <w:r>
        <w:rPr>
          <w:rStyle w:val="Kommentarzeichen"/>
        </w:rPr>
        <w:annotationRef/>
      </w:r>
      <w:r>
        <w:rPr>
          <w:sz w:val="20"/>
          <w:szCs w:val="20"/>
        </w:rPr>
        <w:t>welcher?</w:t>
      </w:r>
    </w:p>
  </w:comment>
  <w:comment w:id="267" w:author="Gregory Dame" w:date="2023-01-05T16:58:00Z" w:initials="GD">
    <w:p w14:paraId="12BB54C1" w14:textId="77777777" w:rsidR="00C458BF" w:rsidRDefault="00C458BF" w:rsidP="00D767A1">
      <w:r>
        <w:rPr>
          <w:rStyle w:val="Kommentarzeichen"/>
        </w:rPr>
        <w:annotationRef/>
      </w:r>
      <w:r>
        <w:rPr>
          <w:sz w:val="20"/>
          <w:szCs w:val="20"/>
        </w:rPr>
        <w:t>?? wer issen das ?</w:t>
      </w:r>
    </w:p>
  </w:comment>
  <w:comment w:id="266" w:author="Iris Bachmann" w:date="2023-01-17T14:36:00Z" w:initials="IB">
    <w:p w14:paraId="1B5A3BDC" w14:textId="77777777" w:rsidR="00F95E0F" w:rsidRDefault="00F95E0F" w:rsidP="002A0BDB">
      <w:pPr>
        <w:pStyle w:val="Kommentartext"/>
      </w:pPr>
      <w:r>
        <w:rPr>
          <w:rStyle w:val="Kommentarzeichen"/>
        </w:rPr>
        <w:annotationRef/>
      </w:r>
      <w:r>
        <w:t>Würde ich hier als Formel darstellen.</w:t>
      </w:r>
    </w:p>
  </w:comment>
  <w:comment w:id="268" w:author="Iris Bachmann" w:date="2023-01-17T14:38:00Z" w:initials="IB">
    <w:p w14:paraId="7F5B73C7" w14:textId="77777777" w:rsidR="00F95E0F" w:rsidRDefault="00F95E0F" w:rsidP="00814B1F">
      <w:pPr>
        <w:pStyle w:val="Kommentartext"/>
      </w:pPr>
      <w:r>
        <w:rPr>
          <w:rStyle w:val="Kommentarzeichen"/>
        </w:rPr>
        <w:annotationRef/>
      </w:r>
      <w:r>
        <w:t>Bitte immer erst die Abkürzung einführen; nicht erst die Abkürzung listen und folgend erklären.</w:t>
      </w:r>
    </w:p>
  </w:comment>
  <w:comment w:id="281" w:author="Gregory Dame" w:date="2023-01-05T16:58:00Z" w:initials="GD">
    <w:p w14:paraId="50C3596A" w14:textId="70846D85" w:rsidR="00C458BF" w:rsidRDefault="00C458BF" w:rsidP="00826216">
      <w:r>
        <w:rPr>
          <w:rStyle w:val="Kommentarzeichen"/>
        </w:rPr>
        <w:annotationRef/>
      </w:r>
      <w:r>
        <w:rPr>
          <w:sz w:val="20"/>
          <w:szCs w:val="20"/>
        </w:rPr>
        <w:t>beschrieben wo ?</w:t>
      </w:r>
    </w:p>
  </w:comment>
  <w:comment w:id="282" w:author="Gregory Dame" w:date="2023-01-05T16:58:00Z" w:initials="GD">
    <w:p w14:paraId="2AF0ED72" w14:textId="77777777" w:rsidR="00C458BF" w:rsidRDefault="00C458BF" w:rsidP="00E03B07">
      <w:r>
        <w:rPr>
          <w:rStyle w:val="Kommentarzeichen"/>
        </w:rPr>
        <w:annotationRef/>
      </w:r>
      <w:r>
        <w:rPr>
          <w:sz w:val="20"/>
          <w:szCs w:val="20"/>
        </w:rPr>
        <w:t>wo beschrieben?</w:t>
      </w:r>
    </w:p>
  </w:comment>
  <w:comment w:id="283" w:author="Gregory Dame" w:date="2023-01-05T16:59:00Z" w:initials="GD">
    <w:p w14:paraId="6C4FE031" w14:textId="77777777" w:rsidR="00C458BF" w:rsidRDefault="00C458BF" w:rsidP="00294F63">
      <w:r>
        <w:rPr>
          <w:rStyle w:val="Kommentarzeichen"/>
        </w:rPr>
        <w:annotationRef/>
      </w:r>
      <w:r>
        <w:rPr>
          <w:sz w:val="20"/>
          <w:szCs w:val="20"/>
        </w:rPr>
        <w:t>aha wo beschrieben ?</w:t>
      </w:r>
    </w:p>
    <w:p w14:paraId="57830206" w14:textId="77777777" w:rsidR="00C458BF" w:rsidRDefault="00C458BF" w:rsidP="00294F63"/>
  </w:comment>
  <w:comment w:id="284" w:author="Gregory Dame" w:date="2023-01-05T16:59:00Z" w:initials="GD">
    <w:p w14:paraId="0C72E35E" w14:textId="77777777" w:rsidR="00C458BF" w:rsidRDefault="00C458BF" w:rsidP="005F5A75">
      <w:r>
        <w:rPr>
          <w:rStyle w:val="Kommentarzeichen"/>
        </w:rPr>
        <w:annotationRef/>
      </w:r>
      <w:r>
        <w:rPr>
          <w:sz w:val="20"/>
          <w:szCs w:val="20"/>
        </w:rPr>
        <w:t>dito</w:t>
      </w:r>
    </w:p>
  </w:comment>
  <w:comment w:id="287" w:author="Iris Bachmann" w:date="2023-01-17T14:51:00Z" w:initials="IB">
    <w:p w14:paraId="26B965B9" w14:textId="77777777" w:rsidR="0048476B" w:rsidRDefault="0048476B">
      <w:pPr>
        <w:pStyle w:val="Kommentartext"/>
      </w:pPr>
      <w:r>
        <w:rPr>
          <w:rStyle w:val="Kommentarzeichen"/>
        </w:rPr>
        <w:annotationRef/>
      </w:r>
      <w:r>
        <w:t>Als Formel formatieren (wie bereits schon oben angefangen!</w:t>
      </w:r>
    </w:p>
    <w:p w14:paraId="6267E5CE" w14:textId="77777777" w:rsidR="0048476B" w:rsidRDefault="0048476B" w:rsidP="00E649C4">
      <w:pPr>
        <w:pStyle w:val="Kommentartext"/>
      </w:pPr>
      <w:r>
        <w:t>… bitte einheitlich!</w:t>
      </w:r>
    </w:p>
  </w:comment>
  <w:comment w:id="303" w:author="Iris Bachmann" w:date="2023-01-17T14:43:00Z" w:initials="IB">
    <w:p w14:paraId="1D630ED5" w14:textId="2091541A" w:rsidR="0048476B" w:rsidRDefault="0048476B" w:rsidP="00791475">
      <w:pPr>
        <w:pStyle w:val="Kommentartext"/>
      </w:pPr>
      <w:r>
        <w:rPr>
          <w:rStyle w:val="Kommentarzeichen"/>
        </w:rPr>
        <w:annotationRef/>
      </w:r>
      <w:r>
        <w:t>Ich glaube oben hattest du die "et al." nicht kursiv!?</w:t>
      </w:r>
    </w:p>
  </w:comment>
  <w:comment w:id="310" w:author="Iris Bachmann" w:date="2023-01-17T14:55:00Z" w:initials="IB">
    <w:p w14:paraId="3B687BE9" w14:textId="77777777" w:rsidR="00F1064C" w:rsidRDefault="00F1064C" w:rsidP="00E858BF">
      <w:pPr>
        <w:pStyle w:val="Kommentartext"/>
      </w:pPr>
      <w:r>
        <w:rPr>
          <w:rStyle w:val="Kommentarzeichen"/>
        </w:rPr>
        <w:annotationRef/>
      </w:r>
      <w:r>
        <w:t>Inwiefern?</w:t>
      </w:r>
    </w:p>
  </w:comment>
  <w:comment w:id="307" w:author="Gregory Dame" w:date="2023-01-05T17:01:00Z" w:initials="GD">
    <w:p w14:paraId="30BD0DE8" w14:textId="6AD2A2E8" w:rsidR="00C458BF" w:rsidRDefault="00C458BF" w:rsidP="00D3401A">
      <w:r>
        <w:rPr>
          <w:rStyle w:val="Kommentarzeichen"/>
        </w:rPr>
        <w:annotationRef/>
      </w:r>
      <w:r>
        <w:rPr>
          <w:sz w:val="20"/>
          <w:szCs w:val="20"/>
        </w:rPr>
        <w:t>sehr lapidar</w:t>
      </w:r>
    </w:p>
  </w:comment>
  <w:comment w:id="308" w:author="Iris Bachmann" w:date="2023-01-17T14:54:00Z" w:initials="IB">
    <w:p w14:paraId="1EF5AA68" w14:textId="77777777" w:rsidR="00F1064C" w:rsidRDefault="00F1064C" w:rsidP="00A413CA">
      <w:pPr>
        <w:pStyle w:val="Kommentartext"/>
      </w:pPr>
      <w:r>
        <w:rPr>
          <w:rStyle w:val="Kommentarzeichen"/>
        </w:rPr>
        <w:annotationRef/>
      </w:r>
      <w:r>
        <w:t>Ich glaube hier hast du vergessen auszuformulieren :P</w:t>
      </w:r>
    </w:p>
  </w:comment>
  <w:comment w:id="393" w:author="Iris Bachmann" w:date="2023-01-18T09:08:00Z" w:initials="IB">
    <w:p w14:paraId="72ACACE6" w14:textId="77777777" w:rsidR="0027240A" w:rsidRDefault="0027240A" w:rsidP="0087514C">
      <w:pPr>
        <w:pStyle w:val="Kommentartext"/>
      </w:pPr>
      <w:r>
        <w:rPr>
          <w:rStyle w:val="Kommentarzeichen"/>
        </w:rPr>
        <w:annotationRef/>
      </w:r>
      <w:r>
        <w:t>Ich glaube der Hersteller lässt offen, wie viel DNA du in deine Trafo einsetzt.</w:t>
      </w:r>
    </w:p>
  </w:comment>
  <w:comment w:id="395" w:author="Iris Bachmann" w:date="2023-01-18T09:01:00Z" w:initials="IB">
    <w:p w14:paraId="57E2E409" w14:textId="55CFC5B3" w:rsidR="0027240A" w:rsidRDefault="0027240A" w:rsidP="00A93AC2">
      <w:pPr>
        <w:pStyle w:val="Kommentartext"/>
      </w:pPr>
      <w:r>
        <w:rPr>
          <w:rStyle w:val="Kommentarzeichen"/>
        </w:rPr>
        <w:annotationRef/>
      </w:r>
      <w:r>
        <w:t>Was ist Protokoll4?</w:t>
      </w:r>
    </w:p>
  </w:comment>
  <w:comment w:id="396" w:author="Iris Bachmann" w:date="2023-01-18T09:02:00Z" w:initials="IB">
    <w:p w14:paraId="11F714CD" w14:textId="77777777" w:rsidR="0027240A" w:rsidRDefault="0027240A" w:rsidP="001851D9">
      <w:pPr>
        <w:pStyle w:val="Kommentartext"/>
      </w:pPr>
      <w:r>
        <w:rPr>
          <w:rStyle w:val="Kommentarzeichen"/>
        </w:rPr>
        <w:annotationRef/>
      </w:r>
      <w:r>
        <w:t>Plural? Ich dachte InfB kommt erst ab Kapitel 2.2.2 wieder mit dazu?</w:t>
      </w:r>
    </w:p>
  </w:comment>
  <w:comment w:id="397" w:author="Iris Bachmann" w:date="2023-01-18T09:05:00Z" w:initials="IB">
    <w:p w14:paraId="27C552D2" w14:textId="77777777" w:rsidR="0027240A" w:rsidRDefault="0027240A" w:rsidP="00127A1D">
      <w:pPr>
        <w:pStyle w:val="Kommentartext"/>
      </w:pPr>
      <w:r>
        <w:rPr>
          <w:rStyle w:val="Kommentarzeichen"/>
        </w:rPr>
        <w:annotationRef/>
      </w:r>
      <w:r>
        <w:t>Du meinst deine 2 InfA Plasmide … ich würde die an dieser Stelle konkret benennen!</w:t>
      </w:r>
    </w:p>
  </w:comment>
  <w:comment w:id="404" w:author="Iris Bachmann" w:date="2023-01-18T09:03:00Z" w:initials="IB">
    <w:p w14:paraId="4154FDED" w14:textId="6B2F9C37" w:rsidR="0027240A" w:rsidRDefault="0027240A" w:rsidP="00045DFA">
      <w:pPr>
        <w:pStyle w:val="Kommentartext"/>
      </w:pPr>
      <w:r>
        <w:rPr>
          <w:rStyle w:val="Kommentarzeichen"/>
        </w:rPr>
        <w:annotationRef/>
      </w:r>
      <w:r>
        <w:t>Genauer!</w:t>
      </w:r>
    </w:p>
  </w:comment>
  <w:comment w:id="407" w:author="Iris Bachmann" w:date="2023-01-18T09:07:00Z" w:initials="IB">
    <w:p w14:paraId="7080289B" w14:textId="77777777" w:rsidR="0027240A" w:rsidRDefault="0027240A" w:rsidP="00112F37">
      <w:pPr>
        <w:pStyle w:val="Kommentartext"/>
      </w:pPr>
      <w:r>
        <w:rPr>
          <w:rStyle w:val="Kommentarzeichen"/>
        </w:rPr>
        <w:annotationRef/>
      </w:r>
      <w:r>
        <w:t>Hier sind ja jetzt aber wieder die Plasmidkarten von InfA und InfB erwähnt!?</w:t>
      </w:r>
    </w:p>
  </w:comment>
  <w:comment w:id="409" w:author="Iris Bachmann" w:date="2023-01-18T09:04:00Z" w:initials="IB">
    <w:p w14:paraId="197BE749" w14:textId="261E4F7B" w:rsidR="0027240A" w:rsidRDefault="0027240A" w:rsidP="00F93885">
      <w:pPr>
        <w:pStyle w:val="Kommentartext"/>
      </w:pPr>
      <w:r>
        <w:rPr>
          <w:rStyle w:val="Kommentarzeichen"/>
        </w:rPr>
        <w:annotationRef/>
      </w:r>
      <w:r>
        <w:t>Ist das Medium von Carl Roth oder waren es fertig gekaufte Platten?</w:t>
      </w:r>
    </w:p>
  </w:comment>
  <w:comment w:id="416" w:author="Iris Bachmann" w:date="2023-01-18T09:11:00Z" w:initials="IB">
    <w:p w14:paraId="541DB2E5" w14:textId="77777777" w:rsidR="0099023F" w:rsidRDefault="0099023F">
      <w:pPr>
        <w:pStyle w:val="Kommentartext"/>
      </w:pPr>
      <w:r>
        <w:rPr>
          <w:rStyle w:val="Kommentarzeichen"/>
        </w:rPr>
        <w:annotationRef/>
      </w:r>
      <w:r>
        <w:t>Bei so etwa bitte geschütze Leerzeichen verwenden, damit das "B" nicht dummerweise allein in der nächsten Zeile steht.</w:t>
      </w:r>
    </w:p>
    <w:p w14:paraId="1264F062" w14:textId="77777777" w:rsidR="0099023F" w:rsidRDefault="0099023F">
      <w:pPr>
        <w:pStyle w:val="Kommentartext"/>
      </w:pPr>
    </w:p>
    <w:p w14:paraId="27EA6BD4" w14:textId="77777777" w:rsidR="0099023F" w:rsidRDefault="00000000" w:rsidP="000E660E">
      <w:pPr>
        <w:pStyle w:val="Kommentartext"/>
      </w:pPr>
      <w:hyperlink r:id="rId2" w:history="1">
        <w:r w:rsidR="0099023F" w:rsidRPr="000E660E">
          <w:rPr>
            <w:rStyle w:val="Hyperlink"/>
          </w:rPr>
          <w:t>https://www.fernstudi.net/tutorials/vorlage/geschuetze-leerzeichen</w:t>
        </w:r>
      </w:hyperlink>
    </w:p>
  </w:comment>
  <w:comment w:id="434" w:author="Iris Bachmann" w:date="2023-01-18T09:15:00Z" w:initials="IB">
    <w:p w14:paraId="3EAEA1A0" w14:textId="77777777" w:rsidR="0099023F" w:rsidRDefault="0099023F">
      <w:pPr>
        <w:pStyle w:val="Kommentartext"/>
      </w:pPr>
      <w:r>
        <w:rPr>
          <w:rStyle w:val="Kommentarzeichen"/>
        </w:rPr>
        <w:annotationRef/>
      </w:r>
      <w:r>
        <w:t>Hast du irgendwo in deinem Material-Methodenteil die PCR nochmal genauer beschrieben?</w:t>
      </w:r>
    </w:p>
    <w:p w14:paraId="3358BA55" w14:textId="77777777" w:rsidR="0099023F" w:rsidRDefault="0099023F" w:rsidP="00810FBC">
      <w:pPr>
        <w:pStyle w:val="Kommentartext"/>
      </w:pPr>
      <w:r>
        <w:t>Ansonsten musst du hier ausbauen, da Infos fehlen, wie Angaben übe die Primer und Sonde, deren Konz., ...</w:t>
      </w:r>
    </w:p>
  </w:comment>
  <w:comment w:id="437" w:author="Gregory Dame" w:date="2023-01-05T17:20:00Z" w:initials="GD">
    <w:p w14:paraId="24205899" w14:textId="2EAD8A22" w:rsidR="00C458BF" w:rsidRDefault="00C458BF" w:rsidP="008423B8">
      <w:r>
        <w:rPr>
          <w:rStyle w:val="Kommentarzeichen"/>
        </w:rPr>
        <w:annotationRef/>
      </w:r>
      <w:r>
        <w:rPr>
          <w:sz w:val="20"/>
          <w:szCs w:val="20"/>
        </w:rPr>
        <w:t>aha</w:t>
      </w:r>
    </w:p>
  </w:comment>
  <w:comment w:id="438" w:author="Iris Bachmann" w:date="2023-01-18T09:21:00Z" w:initials="IB">
    <w:p w14:paraId="5092BAB1" w14:textId="77777777" w:rsidR="00BE7DB2" w:rsidRDefault="00BE7DB2" w:rsidP="00432FB0">
      <w:pPr>
        <w:pStyle w:val="Kommentartext"/>
      </w:pPr>
      <w:r>
        <w:rPr>
          <w:rStyle w:val="Kommentarzeichen"/>
        </w:rPr>
        <w:annotationRef/>
      </w:r>
      <w:r>
        <w:t>Warum die 1/2 Kolonie, wenn du doch unten sowieso noch was von deiner Suspension übrig hast für eine Folgekultur?</w:t>
      </w:r>
    </w:p>
  </w:comment>
  <w:comment w:id="440" w:author="Gregory Dame" w:date="2023-01-05T17:34:00Z" w:initials="GD">
    <w:p w14:paraId="7EDEE43E" w14:textId="4CFB248E" w:rsidR="002D1F26" w:rsidRDefault="002D1F26" w:rsidP="00F73AC4">
      <w:r>
        <w:rPr>
          <w:rStyle w:val="Kommentarzeichen"/>
        </w:rPr>
        <w:annotationRef/>
      </w:r>
      <w:r>
        <w:rPr>
          <w:sz w:val="20"/>
          <w:szCs w:val="20"/>
        </w:rPr>
        <w:t>PCR rein ?</w:t>
      </w:r>
    </w:p>
  </w:comment>
  <w:comment w:id="445" w:author="Gregory Dame" w:date="2023-01-05T17:36:00Z" w:initials="GD">
    <w:p w14:paraId="069C3D8C" w14:textId="77777777" w:rsidR="002D1F26" w:rsidRDefault="002D1F26" w:rsidP="00F51582">
      <w:r>
        <w:rPr>
          <w:rStyle w:val="Kommentarzeichen"/>
        </w:rPr>
        <w:annotationRef/>
      </w:r>
      <w:r>
        <w:rPr>
          <w:sz w:val="20"/>
          <w:szCs w:val="20"/>
        </w:rPr>
        <w:t xml:space="preserve">macht man anders </w:t>
      </w:r>
    </w:p>
  </w:comment>
  <w:comment w:id="447" w:author="Iris Bachmann" w:date="2023-01-18T09:59:00Z" w:initials="IB">
    <w:p w14:paraId="5492E2B8" w14:textId="77777777" w:rsidR="00BC0D73" w:rsidRDefault="00BC0D73">
      <w:pPr>
        <w:pStyle w:val="Kommentartext"/>
      </w:pPr>
      <w:r>
        <w:rPr>
          <w:rStyle w:val="Kommentarzeichen"/>
        </w:rPr>
        <w:annotationRef/>
      </w:r>
      <w:r>
        <w:t>- Leerzeichen zwischen Einheit und Zahl!</w:t>
      </w:r>
    </w:p>
    <w:p w14:paraId="37ABFD64" w14:textId="77777777" w:rsidR="00BC0D73" w:rsidRDefault="00BC0D73" w:rsidP="00E70489">
      <w:pPr>
        <w:pStyle w:val="Kommentartext"/>
      </w:pPr>
      <w:r>
        <w:t>- Bitte darauf achten, dass die Tabellenköpfe und Zeilen darunter auch untereinander stehen, … die "60 s" sind irgendwie verschoben zur "Zeit" … gilt auch für die Zyklen</w:t>
      </w:r>
    </w:p>
  </w:comment>
  <w:comment w:id="452" w:author="Iris Bachmann" w:date="2023-01-18T09:59:00Z" w:initials="IB">
    <w:p w14:paraId="3CF5346B" w14:textId="77777777" w:rsidR="00BC0D73" w:rsidRDefault="00BC0D73" w:rsidP="00130685">
      <w:pPr>
        <w:pStyle w:val="Kommentartext"/>
      </w:pPr>
      <w:r>
        <w:rPr>
          <w:rStyle w:val="Kommentarzeichen"/>
        </w:rPr>
        <w:annotationRef/>
      </w:r>
      <w:r>
        <w:t>Oben schon mal beschrieben!</w:t>
      </w:r>
    </w:p>
  </w:comment>
  <w:comment w:id="455" w:author="Iris Bachmann" w:date="2023-01-18T10:00:00Z" w:initials="IB">
    <w:p w14:paraId="636F634A" w14:textId="77777777" w:rsidR="00BC0D73" w:rsidRDefault="00BC0D73" w:rsidP="00D81036">
      <w:pPr>
        <w:pStyle w:val="Kommentartext"/>
      </w:pPr>
      <w:r>
        <w:rPr>
          <w:rStyle w:val="Kommentarzeichen"/>
        </w:rPr>
        <w:annotationRef/>
      </w:r>
      <w:r>
        <w:t>??? Vorhin war schon Protokoll 4 im Text?!</w:t>
      </w:r>
    </w:p>
  </w:comment>
  <w:comment w:id="459" w:author="Iris Bachmann" w:date="2023-01-18T10:01:00Z" w:initials="IB">
    <w:p w14:paraId="3B4C9E93" w14:textId="77777777" w:rsidR="00BC0D73" w:rsidRDefault="00BC0D73" w:rsidP="001B2E4A">
      <w:pPr>
        <w:pStyle w:val="Kommentartext"/>
      </w:pPr>
      <w:r>
        <w:rPr>
          <w:rStyle w:val="Kommentarzeichen"/>
        </w:rPr>
        <w:annotationRef/>
      </w:r>
      <w:r>
        <w:t>Genau genommen gibt es keine "AUF-reinigung", nur eine Reinigung</w:t>
      </w:r>
    </w:p>
  </w:comment>
  <w:comment w:id="469" w:author="Julius Rublack" w:date="2023-01-25T10:48:00Z" w:initials="JR">
    <w:p w14:paraId="742E8276" w14:textId="77777777" w:rsidR="00207E67" w:rsidRDefault="00207E67" w:rsidP="00FA5EBE">
      <w:pPr>
        <w:pStyle w:val="Kommentartext"/>
      </w:pPr>
      <w:r>
        <w:rPr>
          <w:rStyle w:val="Kommentarzeichen"/>
        </w:rPr>
        <w:annotationRef/>
      </w:r>
      <w:r>
        <w:t>Greg fragen: Abschätzung weil nur schätzen</w:t>
      </w:r>
    </w:p>
  </w:comment>
  <w:comment w:id="479" w:author="Gregory Dame" w:date="2023-01-05T17:43:00Z" w:initials="GD">
    <w:p w14:paraId="39DD1EDA" w14:textId="3CF95EEF" w:rsidR="002D1F26" w:rsidRDefault="002D1F26" w:rsidP="004A5048">
      <w:r>
        <w:rPr>
          <w:rStyle w:val="Kommentarzeichen"/>
        </w:rPr>
        <w:annotationRef/>
      </w:r>
      <w:r>
        <w:rPr>
          <w:sz w:val="20"/>
          <w:szCs w:val="20"/>
        </w:rPr>
        <w:t>machen die das so ?? glaube nicht</w:t>
      </w:r>
    </w:p>
  </w:comment>
  <w:comment w:id="480" w:author="Julius Rublack" w:date="2023-01-25T10:51:00Z" w:initials="JR">
    <w:p w14:paraId="2FF64D87" w14:textId="77777777" w:rsidR="0056508F" w:rsidRDefault="0056508F" w:rsidP="00CA5867">
      <w:pPr>
        <w:pStyle w:val="Kommentartext"/>
      </w:pPr>
      <w:r>
        <w:rPr>
          <w:rStyle w:val="Kommentarzeichen"/>
        </w:rPr>
        <w:annotationRef/>
      </w:r>
      <w:r>
        <w:t>Wie denn sonst?</w:t>
      </w:r>
    </w:p>
  </w:comment>
  <w:comment w:id="493" w:author="Gregory Dame" w:date="2023-01-05T17:45:00Z" w:initials="GD">
    <w:p w14:paraId="158BC485" w14:textId="2C973AF4" w:rsidR="002D1F26" w:rsidRDefault="002D1F26" w:rsidP="00F4082A">
      <w:r>
        <w:rPr>
          <w:rStyle w:val="Kommentarzeichen"/>
        </w:rPr>
        <w:annotationRef/>
      </w:r>
      <w:r>
        <w:rPr>
          <w:sz w:val="20"/>
          <w:szCs w:val="20"/>
        </w:rPr>
        <w:t>Konz.</w:t>
      </w:r>
    </w:p>
  </w:comment>
  <w:comment w:id="494" w:author="Iris Bachmann" w:date="2023-01-18T10:08:00Z" w:initials="IB">
    <w:p w14:paraId="0B1A809D" w14:textId="77777777" w:rsidR="00BC0D73" w:rsidRDefault="00BC0D73" w:rsidP="00D93040">
      <w:pPr>
        <w:pStyle w:val="Kommentartext"/>
      </w:pPr>
      <w:r>
        <w:rPr>
          <w:rStyle w:val="Kommentarzeichen"/>
        </w:rPr>
        <w:annotationRef/>
      </w:r>
      <w:r>
        <w:t>Bei den Thermo Fisher Enzymen nach wie vor das Problem, dass nur µL Angaben möglich sind. Es gibt keine Konzentrationsangaben im Produktmanual und auch keine klass. Unit-Definition … deswegen nehme ich auch lieber die NEB Enzyme!</w:t>
      </w:r>
    </w:p>
  </w:comment>
  <w:comment w:id="495" w:author="Gregory Dame" w:date="2023-01-05T17:45:00Z" w:initials="GD">
    <w:p w14:paraId="16F1D1C5" w14:textId="6AE86E02" w:rsidR="002D1F26" w:rsidRDefault="002D1F26" w:rsidP="007E4FC0">
      <w:r>
        <w:rPr>
          <w:rStyle w:val="Kommentarzeichen"/>
        </w:rPr>
        <w:annotationRef/>
      </w:r>
      <w:r>
        <w:rPr>
          <w:sz w:val="20"/>
          <w:szCs w:val="20"/>
        </w:rPr>
        <w:t>KONZ.</w:t>
      </w:r>
    </w:p>
    <w:p w14:paraId="1A4E7AD2" w14:textId="77777777" w:rsidR="002D1F26" w:rsidRDefault="002D1F26" w:rsidP="007E4FC0"/>
  </w:comment>
  <w:comment w:id="496" w:author="Iris Bachmann" w:date="2023-01-18T10:09:00Z" w:initials="IB">
    <w:p w14:paraId="3F8E7571" w14:textId="77777777" w:rsidR="006F49DC" w:rsidRDefault="006F49DC" w:rsidP="005B19E6">
      <w:pPr>
        <w:pStyle w:val="Kommentartext"/>
      </w:pPr>
      <w:r>
        <w:rPr>
          <w:rStyle w:val="Kommentarzeichen"/>
        </w:rPr>
        <w:annotationRef/>
      </w:r>
      <w:r>
        <w:t>Hier wiederum kannst du die Konz. angeben :P</w:t>
      </w:r>
    </w:p>
  </w:comment>
  <w:comment w:id="498" w:author="Iris Bachmann" w:date="2023-01-18T10:10:00Z" w:initials="IB">
    <w:p w14:paraId="72CD4F52" w14:textId="77777777" w:rsidR="006F49DC" w:rsidRDefault="006F49DC">
      <w:pPr>
        <w:pStyle w:val="Kommentartext"/>
      </w:pPr>
      <w:r>
        <w:rPr>
          <w:rStyle w:val="Kommentarzeichen"/>
        </w:rPr>
        <w:annotationRef/>
      </w:r>
      <w:r>
        <w:t>Kursiv und andere Schriftart!</w:t>
      </w:r>
    </w:p>
    <w:p w14:paraId="3698CFFF" w14:textId="77777777" w:rsidR="006F49DC" w:rsidRDefault="006F49DC" w:rsidP="00D807ED">
      <w:pPr>
        <w:pStyle w:val="Kommentartext"/>
      </w:pPr>
      <w:r>
        <w:t>… ich konnte es jedoch nicht ändern, scheint gelockt zu sein?</w:t>
      </w:r>
    </w:p>
  </w:comment>
  <w:comment w:id="499" w:author="Iris Bachmann" w:date="2023-01-18T10:15:00Z" w:initials="IB">
    <w:p w14:paraId="775E3365" w14:textId="77777777" w:rsidR="006F49DC" w:rsidRDefault="006F49DC" w:rsidP="00F414CC">
      <w:pPr>
        <w:pStyle w:val="Kommentartext"/>
      </w:pPr>
      <w:r>
        <w:rPr>
          <w:rStyle w:val="Kommentarzeichen"/>
        </w:rPr>
        <w:annotationRef/>
      </w:r>
      <w:r>
        <w:t>Kursiv?</w:t>
      </w:r>
    </w:p>
  </w:comment>
  <w:comment w:id="502" w:author="Iris Bachmann" w:date="2023-01-18T10:12:00Z" w:initials="IB">
    <w:p w14:paraId="4F22EFEB" w14:textId="3E715023" w:rsidR="006F49DC" w:rsidRDefault="006F49DC" w:rsidP="00F40CD4">
      <w:pPr>
        <w:pStyle w:val="Kommentartext"/>
      </w:pPr>
      <w:r>
        <w:rPr>
          <w:rStyle w:val="Kommentarzeichen"/>
        </w:rPr>
        <w:annotationRef/>
      </w:r>
      <w:r>
        <w:t>Hier kommt jetzt ein Gerät und in dem Restriktionsansatz davor hast du keins beschrieben!? :P</w:t>
      </w:r>
    </w:p>
  </w:comment>
  <w:comment w:id="507" w:author="Gregory Dame" w:date="2023-01-05T17:49:00Z" w:initials="GD">
    <w:p w14:paraId="0399437D" w14:textId="5FCC4AA3" w:rsidR="002D1F26" w:rsidRDefault="002D1F26" w:rsidP="00AE699F">
      <w:r>
        <w:rPr>
          <w:rStyle w:val="Kommentarzeichen"/>
        </w:rPr>
        <w:annotationRef/>
      </w:r>
      <w:r>
        <w:rPr>
          <w:sz w:val="20"/>
          <w:szCs w:val="20"/>
        </w:rPr>
        <w:t>nicket erwähnst du nicht</w:t>
      </w:r>
    </w:p>
  </w:comment>
  <w:comment w:id="508" w:author="Julius Rublack" w:date="2023-01-26T13:14:00Z" w:initials="JR">
    <w:p w14:paraId="1F0C08ED" w14:textId="77777777" w:rsidR="009B3585" w:rsidRDefault="009B3585" w:rsidP="00334F84">
      <w:pPr>
        <w:pStyle w:val="Kommentartext"/>
      </w:pPr>
      <w:r>
        <w:rPr>
          <w:rStyle w:val="Kommentarzeichen"/>
        </w:rPr>
        <w:annotationRef/>
      </w:r>
      <w:r>
        <w:t>Ja weil die Quelle keine nicked Plasmide erwähnt. Oder soll ich das trotzdem unabhängig der Quelle erwähnen?</w:t>
      </w:r>
    </w:p>
  </w:comment>
  <w:comment w:id="548" w:author="Iris Bachmann" w:date="2023-01-18T10:17:00Z" w:initials="IB">
    <w:p w14:paraId="3F381FB3" w14:textId="3ADAA44B" w:rsidR="006F49DC" w:rsidRDefault="006F49DC" w:rsidP="005F762C">
      <w:pPr>
        <w:pStyle w:val="Kommentartext"/>
      </w:pPr>
      <w:r>
        <w:rPr>
          <w:rStyle w:val="Kommentarzeichen"/>
        </w:rPr>
        <w:annotationRef/>
      </w:r>
      <w:r>
        <w:t>Gibt es genauere Angaben über den Puffer?</w:t>
      </w:r>
    </w:p>
  </w:comment>
  <w:comment w:id="568" w:author="Gregory Dame" w:date="2023-01-05T18:03:00Z" w:initials="GD">
    <w:p w14:paraId="2D028F21" w14:textId="2EE65F12" w:rsidR="006C6733" w:rsidRDefault="006C6733" w:rsidP="00216BEF">
      <w:r>
        <w:rPr>
          <w:rStyle w:val="Kommentarzeichen"/>
        </w:rPr>
        <w:annotationRef/>
      </w:r>
      <w:r>
        <w:rPr>
          <w:sz w:val="20"/>
          <w:szCs w:val="20"/>
        </w:rPr>
        <w:t>hm jamjam, das wichtige ist doch die Linearisierung der DNA</w:t>
      </w:r>
    </w:p>
  </w:comment>
  <w:comment w:id="565" w:author="Gregory Dame" w:date="2023-01-05T18:08:00Z" w:initials="GD">
    <w:p w14:paraId="2C8B0986" w14:textId="77777777" w:rsidR="00153EC8" w:rsidRDefault="00153EC8" w:rsidP="00465200">
      <w:r>
        <w:rPr>
          <w:rStyle w:val="Kommentarzeichen"/>
        </w:rPr>
        <w:annotationRef/>
      </w:r>
      <w:r>
        <w:rPr>
          <w:sz w:val="20"/>
          <w:szCs w:val="20"/>
        </w:rPr>
        <w:t>vllt solltest du kurz erwähnen RNA Virus deshalb besser Standard RNA Hier Amplifikationen durch T7Pol und T7 Promoter</w:t>
      </w:r>
    </w:p>
  </w:comment>
  <w:comment w:id="597" w:author="Iris Bachmann" w:date="2023-01-18T10:26:00Z" w:initials="IB">
    <w:p w14:paraId="06EF8A63" w14:textId="77777777" w:rsidR="00E2378A" w:rsidRDefault="00E2378A" w:rsidP="005A53F4">
      <w:pPr>
        <w:pStyle w:val="Kommentartext"/>
      </w:pPr>
      <w:r>
        <w:rPr>
          <w:rStyle w:val="Kommentarzeichen"/>
        </w:rPr>
        <w:annotationRef/>
      </w:r>
      <w:r>
        <w:t>Kursiv!</w:t>
      </w:r>
    </w:p>
  </w:comment>
  <w:comment w:id="605" w:author="Gregory Dame" w:date="2023-01-05T18:52:00Z" w:initials="GD">
    <w:p w14:paraId="30E8C3FC" w14:textId="1CBE905B" w:rsidR="00153EC8" w:rsidRDefault="00153EC8" w:rsidP="00D657F9">
      <w:r>
        <w:rPr>
          <w:rStyle w:val="Kommentarzeichen"/>
        </w:rPr>
        <w:annotationRef/>
      </w:r>
      <w:r>
        <w:rPr>
          <w:sz w:val="20"/>
          <w:szCs w:val="20"/>
        </w:rPr>
        <w:t xml:space="preserve">das muss detaillierter beschrieben werden </w:t>
      </w:r>
    </w:p>
  </w:comment>
  <w:comment w:id="606" w:author="Iris Bachmann" w:date="2023-01-18T10:30:00Z" w:initials="IB">
    <w:p w14:paraId="09F562C2" w14:textId="77777777" w:rsidR="005D59F2" w:rsidRDefault="005D59F2">
      <w:pPr>
        <w:pStyle w:val="Kommentartext"/>
      </w:pPr>
      <w:r>
        <w:rPr>
          <w:rStyle w:val="Kommentarzeichen"/>
        </w:rPr>
        <w:annotationRef/>
      </w:r>
      <w:r>
        <w:t>Das gehört für mich nicht in 2.2 … also die Standardherstellung … würde ich woanders hin packen.</w:t>
      </w:r>
    </w:p>
    <w:p w14:paraId="25DA65A6" w14:textId="77777777" w:rsidR="005D59F2" w:rsidRDefault="005D59F2">
      <w:pPr>
        <w:pStyle w:val="Kommentartext"/>
      </w:pPr>
    </w:p>
    <w:p w14:paraId="716FDC43" w14:textId="77777777" w:rsidR="005D59F2" w:rsidRDefault="005D59F2" w:rsidP="008F2A07">
      <w:pPr>
        <w:pStyle w:val="Kommentartext"/>
      </w:pPr>
      <w:r>
        <w:t>Die Überschrift passt auch nicht so richtig … die virale RNA kommt ja nicht aus dem Abstrich, sondern von deinem RNA STD.</w:t>
      </w:r>
    </w:p>
  </w:comment>
  <w:comment w:id="613" w:author="Gregory Dame" w:date="2023-01-05T18:56:00Z" w:initials="GD">
    <w:p w14:paraId="58BC157A" w14:textId="5F147724" w:rsidR="00153EC8" w:rsidRDefault="00153EC8" w:rsidP="004E356F">
      <w:r>
        <w:rPr>
          <w:rStyle w:val="Kommentarzeichen"/>
        </w:rPr>
        <w:annotationRef/>
      </w:r>
      <w:r>
        <w:rPr>
          <w:sz w:val="20"/>
          <w:szCs w:val="20"/>
        </w:rPr>
        <w:t>allgemein qPCR oder ?</w:t>
      </w:r>
    </w:p>
  </w:comment>
  <w:comment w:id="620" w:author="Gregory Dame" w:date="2023-01-05T18:55:00Z" w:initials="GD">
    <w:p w14:paraId="40477803" w14:textId="3E7C803A" w:rsidR="00153EC8" w:rsidRDefault="00153EC8" w:rsidP="00B75BB5">
      <w:r>
        <w:rPr>
          <w:rStyle w:val="Kommentarzeichen"/>
        </w:rPr>
        <w:annotationRef/>
      </w:r>
      <w:r>
        <w:rPr>
          <w:sz w:val="20"/>
          <w:szCs w:val="20"/>
        </w:rPr>
        <w:t>klar machen RNA Viren brauchen …</w:t>
      </w:r>
    </w:p>
  </w:comment>
  <w:comment w:id="621" w:author="Iris Bachmann" w:date="2023-01-18T10:36:00Z" w:initials="IB">
    <w:p w14:paraId="1A150BE0" w14:textId="77777777" w:rsidR="006441EB" w:rsidRDefault="006441EB" w:rsidP="00844E6A">
      <w:pPr>
        <w:pStyle w:val="Kommentartext"/>
      </w:pPr>
      <w:r>
        <w:rPr>
          <w:rStyle w:val="Kommentarzeichen"/>
        </w:rPr>
        <w:annotationRef/>
      </w:r>
      <w:r>
        <w:t>Bitte deutlich machen, dass deine Probe nicht aus Virusmaterial extrahiert wurde, sondern, dass du hauptsächlich mit einem synthetischen Virus RNA STD arbeitest.</w:t>
      </w:r>
    </w:p>
  </w:comment>
  <w:comment w:id="622" w:author="Iris Bachmann" w:date="2023-01-18T10:40:00Z" w:initials="IB">
    <w:p w14:paraId="172DC7E4" w14:textId="77777777" w:rsidR="00021746" w:rsidRDefault="00021746" w:rsidP="00F838DF">
      <w:pPr>
        <w:pStyle w:val="Kommentartext"/>
      </w:pPr>
      <w:r>
        <w:rPr>
          <w:rStyle w:val="Kommentarzeichen"/>
        </w:rPr>
        <w:annotationRef/>
      </w:r>
      <w:r>
        <w:t>Bitte immer das "RT" Kürzel mitnehmen!!! … überall in deiner Arbeit.</w:t>
      </w:r>
    </w:p>
  </w:comment>
  <w:comment w:id="624" w:author="Gregory Dame" w:date="2023-01-05T18:54:00Z" w:initials="GD">
    <w:p w14:paraId="61CC3ABC" w14:textId="2696F40B" w:rsidR="00153EC8" w:rsidRDefault="00153EC8" w:rsidP="00545BD4">
      <w:r>
        <w:rPr>
          <w:rStyle w:val="Kommentarzeichen"/>
        </w:rPr>
        <w:annotationRef/>
      </w:r>
      <w:r>
        <w:rPr>
          <w:sz w:val="20"/>
          <w:szCs w:val="20"/>
        </w:rPr>
        <w:t>Halt Halt Reverse Transkription erläutern, damit Tabelle 6 verstanden wird.</w:t>
      </w:r>
    </w:p>
  </w:comment>
  <w:comment w:id="625" w:author="Iris Bachmann" w:date="2023-01-18T10:33:00Z" w:initials="IB">
    <w:p w14:paraId="09B52DE7" w14:textId="77777777" w:rsidR="006441EB" w:rsidRDefault="006441EB" w:rsidP="00771426">
      <w:pPr>
        <w:pStyle w:val="Kommentartext"/>
      </w:pPr>
      <w:r>
        <w:rPr>
          <w:rStyle w:val="Kommentarzeichen"/>
        </w:rPr>
        <w:annotationRef/>
      </w:r>
      <w:r>
        <w:t>Macht er doch bestimmt eher in seiner Einleitung!?</w:t>
      </w:r>
    </w:p>
  </w:comment>
  <w:comment w:id="628" w:author="Iris Bachmann" w:date="2023-01-18T10:42:00Z" w:initials="IB">
    <w:p w14:paraId="1C6BA39D" w14:textId="77777777" w:rsidR="00021746" w:rsidRDefault="00021746" w:rsidP="00656701">
      <w:pPr>
        <w:pStyle w:val="Kommentartext"/>
      </w:pPr>
      <w:r>
        <w:rPr>
          <w:rStyle w:val="Kommentarzeichen"/>
        </w:rPr>
        <w:annotationRef/>
      </w:r>
      <w:r>
        <w:t>Es muss deutlich werden, warum bei Inf A 2 fw Primer und 2 rv Primer … das ist ja schließlich nicht so wie bei einer Standard PCR.</w:t>
      </w:r>
    </w:p>
  </w:comment>
  <w:comment w:id="629" w:author="Gregory Dame" w:date="2023-01-05T18:57:00Z" w:initials="GD">
    <w:p w14:paraId="03D91917" w14:textId="37D3E918" w:rsidR="00153EC8" w:rsidRDefault="00153EC8" w:rsidP="00B047A1">
      <w:r>
        <w:rPr>
          <w:rStyle w:val="Kommentarzeichen"/>
        </w:rPr>
        <w:annotationRef/>
      </w:r>
      <w:r>
        <w:rPr>
          <w:sz w:val="20"/>
          <w:szCs w:val="20"/>
        </w:rPr>
        <w:t>??? was ist das für ein Zitat??</w:t>
      </w:r>
    </w:p>
  </w:comment>
  <w:comment w:id="631" w:author="Iris Bachmann" w:date="2023-01-18T10:37:00Z" w:initials="IB">
    <w:p w14:paraId="6943168C" w14:textId="77777777" w:rsidR="006441EB" w:rsidRDefault="006441EB" w:rsidP="00FD1B35">
      <w:pPr>
        <w:pStyle w:val="Kommentartext"/>
      </w:pPr>
      <w:r>
        <w:rPr>
          <w:rStyle w:val="Kommentarzeichen"/>
        </w:rPr>
        <w:annotationRef/>
      </w:r>
      <w:r>
        <w:t>Hier fehlt noch was XD</w:t>
      </w:r>
    </w:p>
  </w:comment>
  <w:comment w:id="634" w:author="Iris Bachmann" w:date="2023-01-18T12:55:00Z" w:initials="IB">
    <w:p w14:paraId="03FF93B5" w14:textId="77777777" w:rsidR="00D6670D" w:rsidRDefault="00D6670D">
      <w:pPr>
        <w:pStyle w:val="Kommentartext"/>
      </w:pPr>
      <w:r>
        <w:rPr>
          <w:rStyle w:val="Kommentarzeichen"/>
        </w:rPr>
        <w:annotationRef/>
      </w:r>
      <w:r>
        <w:t>Zu den Tabellen:</w:t>
      </w:r>
    </w:p>
    <w:p w14:paraId="7ED2397A" w14:textId="77777777" w:rsidR="00D6670D" w:rsidRDefault="00D6670D">
      <w:pPr>
        <w:pStyle w:val="Kommentartext"/>
      </w:pPr>
    </w:p>
    <w:p w14:paraId="61F3FC66" w14:textId="77777777" w:rsidR="00D6670D" w:rsidRDefault="00D6670D">
      <w:pPr>
        <w:pStyle w:val="Kommentartext"/>
      </w:pPr>
      <w:r>
        <w:t>Tab. 3:</w:t>
      </w:r>
    </w:p>
    <w:p w14:paraId="6826B14A" w14:textId="77777777" w:rsidR="00D6670D" w:rsidRDefault="00D6670D">
      <w:pPr>
        <w:pStyle w:val="Kommentartext"/>
      </w:pPr>
      <w:r>
        <w:t>- "2X" mit Leerzeichen dazwischen</w:t>
      </w:r>
    </w:p>
    <w:p w14:paraId="2F6C54BA" w14:textId="77777777" w:rsidR="00D6670D" w:rsidRDefault="00D6670D">
      <w:pPr>
        <w:pStyle w:val="Kommentartext"/>
      </w:pPr>
      <w:r>
        <w:t>- 1 µL ist keine Konzentration!</w:t>
      </w:r>
    </w:p>
    <w:p w14:paraId="69FB2C2C" w14:textId="77777777" w:rsidR="00D6670D" w:rsidRDefault="00D6670D">
      <w:pPr>
        <w:pStyle w:val="Kommentartext"/>
      </w:pPr>
      <w:r>
        <w:t>- RT-PCR</w:t>
      </w:r>
    </w:p>
    <w:p w14:paraId="63DA948F" w14:textId="77777777" w:rsidR="00D6670D" w:rsidRDefault="00D6670D">
      <w:pPr>
        <w:pStyle w:val="Kommentartext"/>
      </w:pPr>
    </w:p>
    <w:p w14:paraId="53822676" w14:textId="77777777" w:rsidR="00D6670D" w:rsidRDefault="00D6670D">
      <w:pPr>
        <w:pStyle w:val="Kommentartext"/>
      </w:pPr>
      <w:r>
        <w:t>Tab. 4/ Tab. 5:</w:t>
      </w:r>
    </w:p>
    <w:p w14:paraId="430A6804" w14:textId="77777777" w:rsidR="00D6670D" w:rsidRDefault="00D6670D">
      <w:pPr>
        <w:pStyle w:val="Kommentartext"/>
      </w:pPr>
      <w:r>
        <w:t>- Abkürzungen in Tabellen müssen erklärt werden, Was ist InfA, for, rev, HEX, …</w:t>
      </w:r>
    </w:p>
    <w:p w14:paraId="0145318E" w14:textId="77777777" w:rsidR="00D6670D" w:rsidRDefault="00D6670D">
      <w:pPr>
        <w:pStyle w:val="Kommentartext"/>
      </w:pPr>
      <w:r>
        <w:t>- Zahlen bitte in dezimalbündig (bei den 16 µM und den 8 µM fällt das schon auf)</w:t>
      </w:r>
    </w:p>
    <w:p w14:paraId="568ACEBB" w14:textId="77777777" w:rsidR="00D6670D" w:rsidRDefault="00D6670D">
      <w:pPr>
        <w:pStyle w:val="Kommentartext"/>
      </w:pPr>
      <w:r>
        <w:t>- Wo genau sind Fluorophor und Quencher assoziiert?</w:t>
      </w:r>
    </w:p>
    <w:p w14:paraId="2629B3FA" w14:textId="77777777" w:rsidR="00D6670D" w:rsidRDefault="00D6670D">
      <w:pPr>
        <w:pStyle w:val="Kommentartext"/>
      </w:pPr>
      <w:r>
        <w:t>- Für die PCR Sonden benutzen wir normalerweise die PDQ probes … Gibt eser keinen 2. Quencher?</w:t>
      </w:r>
    </w:p>
    <w:p w14:paraId="28EA4D2C" w14:textId="77777777" w:rsidR="00D6670D" w:rsidRDefault="00D6670D">
      <w:pPr>
        <w:pStyle w:val="Kommentartext"/>
      </w:pPr>
      <w:r>
        <w:t>- Meinst du bei "3' Position" nicht evtl. "OIigolänge" (im Tabellenkopf)?</w:t>
      </w:r>
    </w:p>
    <w:p w14:paraId="3F9F522C" w14:textId="77777777" w:rsidR="00D6670D" w:rsidRDefault="00D6670D">
      <w:pPr>
        <w:pStyle w:val="Kommentartext"/>
      </w:pPr>
    </w:p>
    <w:p w14:paraId="5E203CDF" w14:textId="77777777" w:rsidR="00D6670D" w:rsidRDefault="00D6670D">
      <w:pPr>
        <w:pStyle w:val="Kommentartext"/>
      </w:pPr>
      <w:r>
        <w:t>Tab. 6:</w:t>
      </w:r>
    </w:p>
    <w:p w14:paraId="266C338E" w14:textId="77777777" w:rsidR="00D6670D" w:rsidRDefault="00D6670D" w:rsidP="00720109">
      <w:pPr>
        <w:pStyle w:val="Kommentartext"/>
      </w:pPr>
      <w:r>
        <w:t>-RT-PCR! (mit "RT")</w:t>
      </w:r>
    </w:p>
  </w:comment>
  <w:comment w:id="635" w:author="Gregory Dame" w:date="2023-01-05T19:01:00Z" w:initials="GD">
    <w:p w14:paraId="08829E0D" w14:textId="52951703" w:rsidR="00153EC8" w:rsidRDefault="00153EC8" w:rsidP="00930DBC">
      <w:r>
        <w:rPr>
          <w:rStyle w:val="Kommentarzeichen"/>
        </w:rPr>
        <w:annotationRef/>
      </w:r>
      <w:r>
        <w:rPr>
          <w:sz w:val="20"/>
          <w:szCs w:val="20"/>
        </w:rPr>
        <w:t>die Tabellen sind gut, Du musst nur das was da steht verschriftlichen</w:t>
      </w:r>
    </w:p>
  </w:comment>
  <w:comment w:id="636" w:author="Julius Rublack" w:date="2023-01-26T13:30:00Z" w:initials="JR">
    <w:p w14:paraId="0B662E42" w14:textId="77777777" w:rsidR="00DE2B54" w:rsidRDefault="00DE2B54" w:rsidP="00921E83">
      <w:pPr>
        <w:pStyle w:val="Kommentartext"/>
      </w:pPr>
      <w:r>
        <w:rPr>
          <w:rStyle w:val="Kommentarzeichen"/>
        </w:rPr>
        <w:annotationRef/>
      </w:r>
      <w:r>
        <w:t xml:space="preserve">Also noch mal im Text beschreiben? </w:t>
      </w:r>
    </w:p>
  </w:comment>
  <w:comment w:id="644" w:author="Iris Bachmann" w:date="2023-01-18T12:59:00Z" w:initials="IB">
    <w:p w14:paraId="007D0148" w14:textId="070D19D2" w:rsidR="00105C2E" w:rsidRDefault="00105C2E">
      <w:pPr>
        <w:pStyle w:val="Kommentartext"/>
      </w:pPr>
      <w:r>
        <w:rPr>
          <w:rStyle w:val="Kommentarzeichen"/>
        </w:rPr>
        <w:annotationRef/>
      </w:r>
      <w:r>
        <w:t>Stimmt nicht!</w:t>
      </w:r>
    </w:p>
    <w:p w14:paraId="3A710C79" w14:textId="77777777" w:rsidR="00105C2E" w:rsidRDefault="00105C2E" w:rsidP="00B624C8">
      <w:pPr>
        <w:pStyle w:val="Kommentartext"/>
      </w:pPr>
      <w:r>
        <w:t>RT und RNAse Inhibitor ist nach unserem Rezept; das findet man so nicht in der Herstellerangabe.</w:t>
      </w:r>
    </w:p>
  </w:comment>
  <w:comment w:id="653" w:author="Iris Bachmann" w:date="2023-01-18T13:01:00Z" w:initials="IB">
    <w:p w14:paraId="2B10A00B" w14:textId="77777777" w:rsidR="00105C2E" w:rsidRDefault="00105C2E" w:rsidP="005A3B96">
      <w:pPr>
        <w:pStyle w:val="Kommentartext"/>
      </w:pPr>
      <w:r>
        <w:rPr>
          <w:rStyle w:val="Kommentarzeichen"/>
        </w:rPr>
        <w:annotationRef/>
      </w:r>
      <w:r>
        <w:t>Verdeutliche, warum genau mit diesem Schritt die Reaktion gestartet wird.</w:t>
      </w:r>
    </w:p>
  </w:comment>
  <w:comment w:id="658" w:author="Iris Bachmann" w:date="2023-01-18T13:04:00Z" w:initials="IB">
    <w:p w14:paraId="56ACB13B" w14:textId="77777777" w:rsidR="00105C2E" w:rsidRDefault="00105C2E" w:rsidP="00B90246">
      <w:pPr>
        <w:pStyle w:val="Kommentartext"/>
      </w:pPr>
      <w:r>
        <w:rPr>
          <w:rStyle w:val="Kommentarzeichen"/>
        </w:rPr>
        <w:annotationRef/>
      </w:r>
      <w:r>
        <w:t>Bitte etwas darüber schreiben, was das für ein Gerät ist und welche Fluoreszenzkanäle gemessen werden (Stichwort Wellenlängen!).</w:t>
      </w:r>
    </w:p>
  </w:comment>
  <w:comment w:id="662" w:author="Gregory Dame" w:date="2023-01-05T19:08:00Z" w:initials="GD">
    <w:p w14:paraId="1A99808E" w14:textId="52003D6A" w:rsidR="00153EC8" w:rsidRDefault="00153EC8" w:rsidP="00357C5F">
      <w:r>
        <w:rPr>
          <w:rStyle w:val="Kommentarzeichen"/>
        </w:rPr>
        <w:annotationRef/>
      </w:r>
      <w:r>
        <w:rPr>
          <w:sz w:val="20"/>
          <w:szCs w:val="20"/>
        </w:rPr>
        <w:t>hast Du nicht mehr getestet ??</w:t>
      </w:r>
    </w:p>
    <w:p w14:paraId="0DE595AA" w14:textId="77777777" w:rsidR="00153EC8" w:rsidRDefault="00153EC8" w:rsidP="00357C5F"/>
    <w:p w14:paraId="3BAB5893" w14:textId="77777777" w:rsidR="00153EC8" w:rsidRDefault="00153EC8" w:rsidP="00357C5F">
      <w:r>
        <w:rPr>
          <w:sz w:val="20"/>
          <w:szCs w:val="20"/>
        </w:rPr>
        <w:t>das sind doch die Endresultierenden oder ?</w:t>
      </w:r>
    </w:p>
    <w:p w14:paraId="02F1A168" w14:textId="77777777" w:rsidR="00153EC8" w:rsidRDefault="00153EC8" w:rsidP="00357C5F">
      <w:r>
        <w:rPr>
          <w:sz w:val="20"/>
          <w:szCs w:val="20"/>
        </w:rPr>
        <w:t>BITTE klarstellen</w:t>
      </w:r>
    </w:p>
  </w:comment>
  <w:comment w:id="664" w:author="Iris Bachmann" w:date="2023-01-18T13:07:00Z" w:initials="IB">
    <w:p w14:paraId="4B0FB314" w14:textId="77777777" w:rsidR="00301C65" w:rsidRDefault="00301C65">
      <w:pPr>
        <w:pStyle w:val="Kommentartext"/>
      </w:pPr>
      <w:r>
        <w:rPr>
          <w:rStyle w:val="Kommentarzeichen"/>
        </w:rPr>
        <w:annotationRef/>
      </w:r>
      <w:r>
        <w:t>Tab. 7:</w:t>
      </w:r>
    </w:p>
    <w:p w14:paraId="3455F649" w14:textId="77777777" w:rsidR="00301C65" w:rsidRDefault="00301C65">
      <w:pPr>
        <w:pStyle w:val="Kommentartext"/>
      </w:pPr>
      <w:r>
        <w:t>- hier hast du jetzt forward und reverse ausgeschrieben, oben war es noch abgekürzt! Bitte einheitlich!</w:t>
      </w:r>
    </w:p>
    <w:p w14:paraId="039C3046" w14:textId="77777777" w:rsidR="00301C65" w:rsidRDefault="00301C65" w:rsidP="00B96FB3">
      <w:pPr>
        <w:pStyle w:val="Kommentartext"/>
      </w:pPr>
      <w:r>
        <w:t>- ansonsten gleiche Kommentare wie oben bei den PCR Primern</w:t>
      </w:r>
    </w:p>
  </w:comment>
  <w:comment w:id="665" w:author="Iris Bachmann" w:date="2023-01-18T13:05:00Z" w:initials="IB">
    <w:p w14:paraId="40E06E99" w14:textId="1044E0B6" w:rsidR="00105C2E" w:rsidRDefault="00105C2E" w:rsidP="00F65709">
      <w:pPr>
        <w:pStyle w:val="Kommentartext"/>
      </w:pPr>
      <w:r>
        <w:rPr>
          <w:rStyle w:val="Kommentarzeichen"/>
        </w:rPr>
        <w:annotationRef/>
      </w:r>
      <w:r>
        <w:t>Rekombinase (im deutschen mit "k")</w:t>
      </w:r>
    </w:p>
  </w:comment>
  <w:comment w:id="666" w:author="Iris Bachmann" w:date="2023-01-18T13:08:00Z" w:initials="IB">
    <w:p w14:paraId="5F97A40B" w14:textId="77777777" w:rsidR="00301C65" w:rsidRDefault="00301C65">
      <w:pPr>
        <w:pStyle w:val="Kommentartext"/>
      </w:pPr>
      <w:r>
        <w:rPr>
          <w:rStyle w:val="Kommentarzeichen"/>
        </w:rPr>
        <w:annotationRef/>
      </w:r>
      <w:r>
        <w:t>29,5 µL ist keine Konzentration!</w:t>
      </w:r>
    </w:p>
    <w:p w14:paraId="577D2943" w14:textId="77777777" w:rsidR="00301C65" w:rsidRDefault="00301C65">
      <w:pPr>
        <w:pStyle w:val="Kommentartext"/>
      </w:pPr>
      <w:r>
        <w:t>… vielleicht kannst du ja "Konzentration/ Menge" schreiben?!</w:t>
      </w:r>
    </w:p>
    <w:p w14:paraId="77A4E56C" w14:textId="77777777" w:rsidR="00301C65" w:rsidRDefault="00301C65">
      <w:pPr>
        <w:pStyle w:val="Kommentartext"/>
      </w:pPr>
    </w:p>
    <w:p w14:paraId="3A3D0492" w14:textId="77777777" w:rsidR="00301C65" w:rsidRDefault="00301C65" w:rsidP="009B41EF">
      <w:pPr>
        <w:pStyle w:val="Kommentartext"/>
      </w:pPr>
      <w:r>
        <w:t>Im Tabellenkopf steht "Modifikation" … aber irgendwie passt das darunter stehende nicht so ganz :P</w:t>
      </w:r>
    </w:p>
  </w:comment>
  <w:comment w:id="669" w:author="Gregory Dame" w:date="2023-01-05T19:09:00Z" w:initials="GD">
    <w:p w14:paraId="09A8C550" w14:textId="53C168D8" w:rsidR="00153EC8" w:rsidRDefault="00153EC8" w:rsidP="00032E3D">
      <w:r>
        <w:rPr>
          <w:rStyle w:val="Kommentarzeichen"/>
        </w:rPr>
        <w:annotationRef/>
      </w:r>
      <w:r>
        <w:rPr>
          <w:sz w:val="20"/>
          <w:szCs w:val="20"/>
        </w:rPr>
        <w:t>ok</w:t>
      </w:r>
    </w:p>
  </w:comment>
  <w:comment w:id="671" w:author="Gregory Dame" w:date="2023-01-06T11:48:00Z" w:initials="GD">
    <w:p w14:paraId="784DC5C7" w14:textId="77777777" w:rsidR="00F25337" w:rsidRDefault="00F25337" w:rsidP="00D66A72">
      <w:r>
        <w:rPr>
          <w:rStyle w:val="Kommentarzeichen"/>
        </w:rPr>
        <w:annotationRef/>
      </w:r>
      <w:r>
        <w:rPr>
          <w:sz w:val="20"/>
          <w:szCs w:val="20"/>
        </w:rPr>
        <w:t>Endvolumen nennen</w:t>
      </w:r>
    </w:p>
  </w:comment>
  <w:comment w:id="676" w:author="Iris Bachmann" w:date="2023-01-18T13:15:00Z" w:initials="IB">
    <w:p w14:paraId="221D410B" w14:textId="77777777" w:rsidR="00301C65" w:rsidRDefault="00301C65" w:rsidP="001A4F9A">
      <w:pPr>
        <w:pStyle w:val="Kommentartext"/>
      </w:pPr>
      <w:r>
        <w:rPr>
          <w:rStyle w:val="Kommentarzeichen"/>
        </w:rPr>
        <w:annotationRef/>
      </w:r>
      <w:r>
        <w:t>Bitte herausarbeiten in welcher Reihenfolge die Komponenten zum restl. Hinzu kommen und in diesem Zusammenhang auch die Rolle des Öls verdeutlichen.</w:t>
      </w:r>
    </w:p>
  </w:comment>
  <w:comment w:id="677" w:author="Iris Bachmann" w:date="2023-01-18T13:16:00Z" w:initials="IB">
    <w:p w14:paraId="01A78F00" w14:textId="77777777" w:rsidR="00301C65" w:rsidRDefault="00301C65" w:rsidP="001122E0">
      <w:pPr>
        <w:pStyle w:val="Kommentartext"/>
      </w:pPr>
      <w:r>
        <w:rPr>
          <w:rStyle w:val="Kommentarzeichen"/>
        </w:rPr>
        <w:annotationRef/>
      </w:r>
      <w:r>
        <w:t>Bei der Verwendung des TS2.4 zumindest mal kurz an geeigneter Stelle etwas über die Software schreiben, die man zum Programmieren der RT-RPA benötigt.</w:t>
      </w:r>
    </w:p>
  </w:comment>
  <w:comment w:id="681" w:author="Iris Bachmann" w:date="2023-01-18T13:19:00Z" w:initials="IB">
    <w:p w14:paraId="522653A6" w14:textId="77777777" w:rsidR="001E3222" w:rsidRDefault="001E3222">
      <w:pPr>
        <w:pStyle w:val="Kommentartext"/>
      </w:pPr>
      <w:r>
        <w:rPr>
          <w:rStyle w:val="Kommentarzeichen"/>
        </w:rPr>
        <w:annotationRef/>
      </w:r>
      <w:r>
        <w:t>Tab. 9:</w:t>
      </w:r>
    </w:p>
    <w:p w14:paraId="2363DE4C" w14:textId="77777777" w:rsidR="001E3222" w:rsidRDefault="001E3222">
      <w:pPr>
        <w:pStyle w:val="Kommentartext"/>
      </w:pPr>
      <w:r>
        <w:t>- "Zusammensetzung" in Tabellenkopf mit Schreibfehler! (Tabelle 10 auch; Fall von Copy &amp; Paste :P)</w:t>
      </w:r>
    </w:p>
    <w:p w14:paraId="4953DF07" w14:textId="77777777" w:rsidR="001E3222" w:rsidRDefault="001E3222">
      <w:pPr>
        <w:pStyle w:val="Kommentartext"/>
      </w:pPr>
      <w:r>
        <w:t>- beim Wasser stimmt in der Konz.-Spalte ein Querverweis nicht</w:t>
      </w:r>
    </w:p>
    <w:p w14:paraId="319FEC15" w14:textId="77777777" w:rsidR="001E3222" w:rsidRDefault="001E3222">
      <w:pPr>
        <w:pStyle w:val="Kommentartext"/>
      </w:pPr>
      <w:r>
        <w:t>- das Wasser hat keinen Hersteller?</w:t>
      </w:r>
    </w:p>
    <w:p w14:paraId="5F30A19E" w14:textId="77777777" w:rsidR="001E3222" w:rsidRDefault="001E3222">
      <w:pPr>
        <w:pStyle w:val="Kommentartext"/>
      </w:pPr>
      <w:r>
        <w:t>- "1,35 X" mit großem "X" und Leerzeichen</w:t>
      </w:r>
    </w:p>
    <w:p w14:paraId="67B508E2" w14:textId="77777777" w:rsidR="001E3222" w:rsidRDefault="001E3222">
      <w:pPr>
        <w:pStyle w:val="Kommentartext"/>
      </w:pPr>
    </w:p>
    <w:p w14:paraId="6DCF0449" w14:textId="77777777" w:rsidR="001E3222" w:rsidRDefault="001E3222" w:rsidP="00C90287">
      <w:pPr>
        <w:pStyle w:val="Kommentartext"/>
      </w:pPr>
      <w:r>
        <w:t>Tabellen bitte mit Zahlen innerhalb der Spalte in dezimalbündig!</w:t>
      </w:r>
    </w:p>
  </w:comment>
  <w:comment w:id="692" w:author="Gregory Dame" w:date="2023-01-06T11:47:00Z" w:initials="GD">
    <w:p w14:paraId="058C0252" w14:textId="76A68EFD" w:rsidR="00F25337" w:rsidRDefault="00F25337" w:rsidP="00B2675B">
      <w:r>
        <w:rPr>
          <w:rStyle w:val="Kommentarzeichen"/>
        </w:rPr>
        <w:annotationRef/>
      </w:r>
      <w:r>
        <w:rPr>
          <w:sz w:val="20"/>
          <w:szCs w:val="20"/>
        </w:rPr>
        <w:t>was ist wichtig für die Ergebnisse ?</w:t>
      </w:r>
      <w:r>
        <w:rPr>
          <w:sz w:val="20"/>
          <w:szCs w:val="20"/>
        </w:rPr>
        <w:cr/>
        <w:t>wie Spezifität Selektivität etc.</w:t>
      </w:r>
    </w:p>
  </w:comment>
  <w:comment w:id="693" w:author="Gregory Dame" w:date="2023-01-06T11:51:00Z" w:initials="GD">
    <w:p w14:paraId="023AF22B" w14:textId="5E4372A1" w:rsidR="00F25337" w:rsidRDefault="00F25337" w:rsidP="004F1F64">
      <w:r>
        <w:rPr>
          <w:rStyle w:val="Kommentarzeichen"/>
        </w:rPr>
        <w:annotationRef/>
      </w:r>
      <w:r>
        <w:rPr>
          <w:sz w:val="20"/>
          <w:szCs w:val="20"/>
        </w:rPr>
        <w:t>was wurde untersucht ? Parameter allgemein benennen</w:t>
      </w:r>
    </w:p>
  </w:comment>
  <w:comment w:id="691" w:author="Gregory Dame" w:date="2023-01-05T19:15:00Z" w:initials="GD">
    <w:p w14:paraId="1BAADD30" w14:textId="2B8FD945" w:rsidR="00A430F2" w:rsidRDefault="00A430F2" w:rsidP="00CC7323">
      <w:r>
        <w:rPr>
          <w:rStyle w:val="Kommentarzeichen"/>
        </w:rPr>
        <w:annotationRef/>
      </w:r>
      <w:r>
        <w:rPr>
          <w:sz w:val="20"/>
          <w:szCs w:val="20"/>
        </w:rPr>
        <w:t xml:space="preserve">Nein du leitest den Ergebnisteil ein </w:t>
      </w:r>
    </w:p>
  </w:comment>
  <w:comment w:id="697" w:author="Gregory Dame" w:date="2023-01-06T11:49:00Z" w:initials="GD">
    <w:p w14:paraId="0B0B1D86" w14:textId="77777777" w:rsidR="00F25337" w:rsidRDefault="00F25337" w:rsidP="00F46B19">
      <w:r>
        <w:rPr>
          <w:rStyle w:val="Kommentarzeichen"/>
        </w:rPr>
        <w:annotationRef/>
      </w:r>
      <w:r>
        <w:rPr>
          <w:sz w:val="20"/>
          <w:szCs w:val="20"/>
        </w:rPr>
        <w:t>welche Methoden benennen… die meisten lesen M&amp;M nicht durch</w:t>
      </w:r>
    </w:p>
  </w:comment>
  <w:comment w:id="709" w:author="Iris Bachmann" w:date="2023-01-18T13:25:00Z" w:initials="IB">
    <w:p w14:paraId="09734198" w14:textId="77777777" w:rsidR="00C33F8D" w:rsidRDefault="00C33F8D" w:rsidP="00473DF0">
      <w:pPr>
        <w:pStyle w:val="Kommentartext"/>
      </w:pPr>
      <w:r>
        <w:rPr>
          <w:rStyle w:val="Kommentarzeichen"/>
        </w:rPr>
        <w:annotationRef/>
      </w:r>
      <w:r>
        <w:t>Die Abkürzung dafür hast du doch oben schon benutzt :P</w:t>
      </w:r>
    </w:p>
  </w:comment>
  <w:comment w:id="702" w:author="Gregory Dame" w:date="2023-01-06T11:50:00Z" w:initials="GD">
    <w:p w14:paraId="1174CC43" w14:textId="521BE1CF" w:rsidR="00F25337" w:rsidRDefault="00F25337" w:rsidP="0073249C">
      <w:r>
        <w:rPr>
          <w:rStyle w:val="Kommentarzeichen"/>
        </w:rPr>
        <w:annotationRef/>
      </w:r>
      <w:r>
        <w:rPr>
          <w:sz w:val="20"/>
          <w:szCs w:val="20"/>
        </w:rPr>
        <w:t>wo sind die Daten dazu ???</w:t>
      </w:r>
    </w:p>
  </w:comment>
  <w:comment w:id="703" w:author="Gregory Dame" w:date="2023-01-06T11:52:00Z" w:initials="GD">
    <w:p w14:paraId="0DB038DF" w14:textId="77777777" w:rsidR="00F25337" w:rsidRDefault="00F25337" w:rsidP="00D91893">
      <w:r>
        <w:rPr>
          <w:rStyle w:val="Kommentarzeichen"/>
        </w:rPr>
        <w:annotationRef/>
      </w:r>
      <w:r>
        <w:rPr>
          <w:sz w:val="20"/>
          <w:szCs w:val="20"/>
        </w:rPr>
        <w:t xml:space="preserve">Belege!!! hast Du eine Übersichtszeichnung dazu ? </w:t>
      </w:r>
    </w:p>
  </w:comment>
  <w:comment w:id="704" w:author="Gregory Dame" w:date="2023-01-06T11:52:00Z" w:initials="GD">
    <w:p w14:paraId="654AC76F" w14:textId="77777777" w:rsidR="00F25337" w:rsidRDefault="00F25337" w:rsidP="00ED4C0D">
      <w:r>
        <w:rPr>
          <w:rStyle w:val="Kommentarzeichen"/>
        </w:rPr>
        <w:annotationRef/>
      </w:r>
      <w:r>
        <w:rPr>
          <w:sz w:val="20"/>
          <w:szCs w:val="20"/>
        </w:rPr>
        <w:t>sonst ist es zu ominös</w:t>
      </w:r>
    </w:p>
  </w:comment>
  <w:comment w:id="722" w:author="Iris Bachmann" w:date="2023-01-18T13:27:00Z" w:initials="IB">
    <w:p w14:paraId="5D71B39C" w14:textId="77777777" w:rsidR="0012128F" w:rsidRDefault="0012128F" w:rsidP="00AF3E30">
      <w:pPr>
        <w:pStyle w:val="Kommentartext"/>
      </w:pPr>
      <w:r>
        <w:rPr>
          <w:rStyle w:val="Kommentarzeichen"/>
        </w:rPr>
        <w:annotationRef/>
      </w:r>
      <w:r>
        <w:t>Die Daten fehlen.</w:t>
      </w:r>
    </w:p>
  </w:comment>
  <w:comment w:id="735" w:author="Iris Bachmann" w:date="2023-01-18T13:29:00Z" w:initials="IB">
    <w:p w14:paraId="607F7885" w14:textId="77777777" w:rsidR="0012128F" w:rsidRDefault="0012128F">
      <w:pPr>
        <w:pStyle w:val="Kommentartext"/>
      </w:pPr>
      <w:r>
        <w:rPr>
          <w:rStyle w:val="Kommentarzeichen"/>
        </w:rPr>
        <w:annotationRef/>
      </w:r>
      <w:r>
        <w:t>Was ist "die besten"?</w:t>
      </w:r>
    </w:p>
    <w:p w14:paraId="4B71AFF6" w14:textId="77777777" w:rsidR="0012128F" w:rsidRDefault="0012128F" w:rsidP="00707C33">
      <w:pPr>
        <w:pStyle w:val="Kommentartext"/>
      </w:pPr>
      <w:r>
        <w:t>Nach welchen Kriterien wurde beurteilt!?</w:t>
      </w:r>
    </w:p>
  </w:comment>
  <w:comment w:id="739" w:author="Iris Bachmann" w:date="2023-01-18T13:30:00Z" w:initials="IB">
    <w:p w14:paraId="34F13546" w14:textId="77777777" w:rsidR="0012128F" w:rsidRDefault="0012128F" w:rsidP="00055517">
      <w:pPr>
        <w:pStyle w:val="Kommentartext"/>
      </w:pPr>
      <w:r>
        <w:rPr>
          <w:rStyle w:val="Kommentarzeichen"/>
        </w:rPr>
        <w:annotationRef/>
      </w:r>
      <w:r>
        <w:t>Die Abkürzung hast du doch auch schon eingeführt :P … der Sinn einer Abkürzung ist schon auch diese zu benutzen, um seinen Text nicht unnötig lang zu machen</w:t>
      </w:r>
    </w:p>
  </w:comment>
  <w:comment w:id="747" w:author="Iris Bachmann" w:date="2023-01-18T13:31:00Z" w:initials="IB">
    <w:p w14:paraId="69B767CF" w14:textId="77777777" w:rsidR="0012128F" w:rsidRDefault="0012128F" w:rsidP="00C84A24">
      <w:pPr>
        <w:pStyle w:val="Kommentartext"/>
      </w:pPr>
      <w:r>
        <w:rPr>
          <w:rStyle w:val="Kommentarzeichen"/>
        </w:rPr>
        <w:annotationRef/>
      </w:r>
      <w:r>
        <w:t>Die Amplifikat-Länge ist doch der entscheidende Parameter.</w:t>
      </w:r>
    </w:p>
  </w:comment>
  <w:comment w:id="755" w:author="Gregory Dame" w:date="2023-01-06T11:55:00Z" w:initials="GD">
    <w:p w14:paraId="38423AD4" w14:textId="2833838B" w:rsidR="00F25337" w:rsidRDefault="00F25337" w:rsidP="00FA5EE8">
      <w:r>
        <w:rPr>
          <w:rStyle w:val="Kommentarzeichen"/>
        </w:rPr>
        <w:annotationRef/>
      </w:r>
      <w:r>
        <w:rPr>
          <w:sz w:val="20"/>
          <w:szCs w:val="20"/>
        </w:rPr>
        <w:t>Um ..zu … aktiv beschreiben</w:t>
      </w:r>
    </w:p>
  </w:comment>
  <w:comment w:id="760" w:author="Iris Bachmann" w:date="2023-01-18T14:10:00Z" w:initials="IB">
    <w:p w14:paraId="7FEA6FA1" w14:textId="77777777" w:rsidR="00251BCA" w:rsidRDefault="00251BCA">
      <w:pPr>
        <w:pStyle w:val="Kommentartext"/>
      </w:pPr>
      <w:r>
        <w:rPr>
          <w:rStyle w:val="Kommentarzeichen"/>
        </w:rPr>
        <w:annotationRef/>
      </w:r>
      <w:r>
        <w:t>Das klingt nach Kochbuch</w:t>
      </w:r>
    </w:p>
    <w:p w14:paraId="5FC97AA8" w14:textId="77777777" w:rsidR="00251BCA" w:rsidRDefault="00251BCA">
      <w:pPr>
        <w:pStyle w:val="Kommentartext"/>
      </w:pPr>
      <w:r>
        <w:t>XD</w:t>
      </w:r>
    </w:p>
    <w:p w14:paraId="77DF4AEF" w14:textId="77777777" w:rsidR="00251BCA" w:rsidRDefault="00251BCA" w:rsidP="00BC52DE">
      <w:pPr>
        <w:pStyle w:val="Kommentartext"/>
      </w:pPr>
      <w:r>
        <w:t>… garnieren sie ihre Torte mit einer gewünschten Menge an Zuckerstreusel</w:t>
      </w:r>
    </w:p>
  </w:comment>
  <w:comment w:id="762" w:author="Iris Bachmann" w:date="2023-01-18T13:35:00Z" w:initials="IB">
    <w:p w14:paraId="7DAF567C" w14:textId="1B0D87AE" w:rsidR="0012128F" w:rsidRDefault="0012128F" w:rsidP="008A78F5">
      <w:pPr>
        <w:pStyle w:val="Kommentartext"/>
      </w:pPr>
      <w:r>
        <w:rPr>
          <w:rStyle w:val="Kommentarzeichen"/>
        </w:rPr>
        <w:annotationRef/>
      </w:r>
      <w:r>
        <w:t>Wichtig ist, wenn du deinen Versuch zusammenfasst immer den Querverweis zur Methode zu ziehen.</w:t>
      </w:r>
    </w:p>
  </w:comment>
  <w:comment w:id="768" w:author="Gregory Dame" w:date="2023-01-06T11:56:00Z" w:initials="GD">
    <w:p w14:paraId="0FF6D713" w14:textId="57818155" w:rsidR="00F25337" w:rsidRDefault="00F25337" w:rsidP="00A05637">
      <w:r>
        <w:rPr>
          <w:rStyle w:val="Kommentarzeichen"/>
        </w:rPr>
        <w:annotationRef/>
      </w:r>
      <w:r>
        <w:rPr>
          <w:sz w:val="20"/>
          <w:szCs w:val="20"/>
        </w:rPr>
        <w:t>aha ..soso.. really?</w:t>
      </w:r>
    </w:p>
  </w:comment>
  <w:comment w:id="777" w:author="Iris Bachmann" w:date="2023-01-18T14:13:00Z" w:initials="IB">
    <w:p w14:paraId="678E5D08" w14:textId="77777777" w:rsidR="00251BCA" w:rsidRDefault="00251BCA" w:rsidP="007C551A">
      <w:pPr>
        <w:pStyle w:val="Kommentartext"/>
      </w:pPr>
      <w:r>
        <w:rPr>
          <w:rStyle w:val="Kommentarzeichen"/>
        </w:rPr>
        <w:annotationRef/>
      </w:r>
      <w:r>
        <w:t>Das "siehe" muss weg … hier sind nur die Zahlen xyz oben steht Kapitel xyz davor … Bitte vereinheitlichen!</w:t>
      </w:r>
    </w:p>
  </w:comment>
  <w:comment w:id="779" w:author="Iris Bachmann" w:date="2023-01-18T14:14:00Z" w:initials="IB">
    <w:p w14:paraId="0E73C03F" w14:textId="77777777" w:rsidR="00251BCA" w:rsidRDefault="00251BCA">
      <w:pPr>
        <w:pStyle w:val="Kommentartext"/>
      </w:pPr>
      <w:r>
        <w:rPr>
          <w:rStyle w:val="Kommentarzeichen"/>
        </w:rPr>
        <w:annotationRef/>
      </w:r>
      <w:r>
        <w:t>Wo sind denn die Daten zur Sequenzierung?</w:t>
      </w:r>
    </w:p>
    <w:p w14:paraId="6650E513" w14:textId="77777777" w:rsidR="00251BCA" w:rsidRDefault="00251BCA" w:rsidP="005927BB">
      <w:pPr>
        <w:pStyle w:val="Kommentartext"/>
      </w:pPr>
      <w:r>
        <w:t>Die wären ja schon spannend.</w:t>
      </w:r>
    </w:p>
  </w:comment>
  <w:comment w:id="764" w:author="Gregory Dame" w:date="2023-01-06T11:57:00Z" w:initials="GD">
    <w:p w14:paraId="1109A5E8" w14:textId="4CA34CFA" w:rsidR="00F25337" w:rsidRDefault="00F25337" w:rsidP="00DA6ADC">
      <w:r>
        <w:rPr>
          <w:rStyle w:val="Kommentarzeichen"/>
        </w:rPr>
        <w:annotationRef/>
      </w:r>
      <w:r>
        <w:rPr>
          <w:sz w:val="20"/>
          <w:szCs w:val="20"/>
        </w:rPr>
        <w:t>Bitte umformulieren klingt so Banane</w:t>
      </w:r>
    </w:p>
  </w:comment>
  <w:comment w:id="765" w:author="Gregory Dame" w:date="2023-01-06T12:10:00Z" w:initials="GD">
    <w:p w14:paraId="4775FF6E" w14:textId="77777777" w:rsidR="00F25337" w:rsidRDefault="00F25337" w:rsidP="001A4E10">
      <w:r>
        <w:rPr>
          <w:rStyle w:val="Kommentarzeichen"/>
        </w:rPr>
        <w:annotationRef/>
      </w:r>
      <w:r>
        <w:rPr>
          <w:sz w:val="20"/>
          <w:szCs w:val="20"/>
        </w:rPr>
        <w:t>Immer daran denken was ist die wichtige Information !</w:t>
      </w:r>
    </w:p>
    <w:p w14:paraId="14D50338" w14:textId="77777777" w:rsidR="00F25337" w:rsidRDefault="00F25337" w:rsidP="001A4E10"/>
    <w:p w14:paraId="4AE9302B" w14:textId="77777777" w:rsidR="00F25337" w:rsidRDefault="00F25337" w:rsidP="001A4E10"/>
    <w:p w14:paraId="2D2D03E2" w14:textId="77777777" w:rsidR="00F25337" w:rsidRDefault="00F25337" w:rsidP="001A4E10">
      <w:r>
        <w:rPr>
          <w:sz w:val="20"/>
          <w:szCs w:val="20"/>
        </w:rPr>
        <w:t xml:space="preserve">… </w:t>
      </w:r>
    </w:p>
  </w:comment>
  <w:comment w:id="784" w:author="Gregory Dame" w:date="2023-01-06T12:14:00Z" w:initials="GD">
    <w:p w14:paraId="610BDB91" w14:textId="77777777" w:rsidR="00F25337" w:rsidRDefault="00F25337" w:rsidP="000D5F88">
      <w:r>
        <w:rPr>
          <w:rStyle w:val="Kommentarzeichen"/>
        </w:rPr>
        <w:annotationRef/>
      </w:r>
      <w:r>
        <w:rPr>
          <w:sz w:val="20"/>
          <w:szCs w:val="20"/>
        </w:rPr>
        <w:t>wie groß ist zu erwartende Plasmid ??</w:t>
      </w:r>
    </w:p>
  </w:comment>
  <w:comment w:id="797" w:author="Gregory Dame" w:date="2023-01-06T12:11:00Z" w:initials="GD">
    <w:p w14:paraId="15E1D6B7" w14:textId="6385EED1" w:rsidR="00F25337" w:rsidRDefault="00F25337" w:rsidP="000D7711">
      <w:r>
        <w:rPr>
          <w:rStyle w:val="Kommentarzeichen"/>
        </w:rPr>
        <w:annotationRef/>
      </w:r>
      <w:r>
        <w:rPr>
          <w:sz w:val="20"/>
          <w:szCs w:val="20"/>
        </w:rPr>
        <w:t>hast du die Methode beschrieben ?</w:t>
      </w:r>
    </w:p>
  </w:comment>
  <w:comment w:id="798" w:author="Iris Bachmann" w:date="2023-01-18T14:16:00Z" w:initials="IB">
    <w:p w14:paraId="390DD482" w14:textId="77777777" w:rsidR="00251BCA" w:rsidRDefault="00251BCA">
      <w:pPr>
        <w:pStyle w:val="Kommentartext"/>
      </w:pPr>
      <w:r>
        <w:rPr>
          <w:rStyle w:val="Kommentarzeichen"/>
        </w:rPr>
        <w:annotationRef/>
      </w:r>
      <w:r>
        <w:t>Wenn ja, wo?</w:t>
      </w:r>
    </w:p>
    <w:p w14:paraId="688E4B66" w14:textId="77777777" w:rsidR="00251BCA" w:rsidRDefault="00251BCA" w:rsidP="00794C01">
      <w:pPr>
        <w:pStyle w:val="Kommentartext"/>
      </w:pPr>
      <w:r>
        <w:t>(Querverweis auf die Methode)</w:t>
      </w:r>
    </w:p>
  </w:comment>
  <w:comment w:id="805" w:author="Iris Bachmann" w:date="2023-01-18T14:16:00Z" w:initials="IB">
    <w:p w14:paraId="11F8742F" w14:textId="716F5FF7" w:rsidR="00251BCA" w:rsidRDefault="00251BCA" w:rsidP="006978A7">
      <w:pPr>
        <w:pStyle w:val="Kommentartext"/>
      </w:pPr>
      <w:r>
        <w:rPr>
          <w:rStyle w:val="Kommentarzeichen"/>
        </w:rPr>
        <w:annotationRef/>
      </w:r>
      <w:r>
        <w:t>Bitte deine Daten mit Zahlen beschreiben.</w:t>
      </w:r>
    </w:p>
  </w:comment>
  <w:comment w:id="780" w:author="Gregory Dame" w:date="2023-01-06T12:16:00Z" w:initials="GD">
    <w:p w14:paraId="2A1F2EBA" w14:textId="3626E081" w:rsidR="00F25337" w:rsidRDefault="00F25337" w:rsidP="000F0013">
      <w:r>
        <w:rPr>
          <w:rStyle w:val="Kommentarzeichen"/>
        </w:rPr>
        <w:annotationRef/>
      </w:r>
      <w:r>
        <w:rPr>
          <w:sz w:val="20"/>
          <w:szCs w:val="20"/>
        </w:rPr>
        <w:t>was ist hier die wichtige Information? was ist das wichtige Ergebnis?</w:t>
      </w:r>
    </w:p>
  </w:comment>
  <w:comment w:id="829" w:author="Iris Bachmann" w:date="2023-01-18T14:22:00Z" w:initials="IB">
    <w:p w14:paraId="6377F1F0" w14:textId="77777777" w:rsidR="005455CD" w:rsidRDefault="005455CD" w:rsidP="00674034">
      <w:pPr>
        <w:pStyle w:val="Kommentartext"/>
      </w:pPr>
      <w:r>
        <w:rPr>
          <w:rStyle w:val="Kommentarzeichen"/>
        </w:rPr>
        <w:annotationRef/>
      </w:r>
      <w:r>
        <w:t>Das Reagenz ist ein Eigenname … würde ich dann auch so schreiben.</w:t>
      </w:r>
    </w:p>
  </w:comment>
  <w:comment w:id="842" w:author="Iris Bachmann" w:date="2023-01-18T14:24:00Z" w:initials="IB">
    <w:p w14:paraId="3F8FEE88" w14:textId="77777777" w:rsidR="005455CD" w:rsidRDefault="005455CD">
      <w:pPr>
        <w:pStyle w:val="Kommentartext"/>
      </w:pPr>
      <w:r>
        <w:rPr>
          <w:rStyle w:val="Kommentarzeichen"/>
        </w:rPr>
        <w:annotationRef/>
      </w:r>
      <w:r>
        <w:t>Formel!</w:t>
      </w:r>
    </w:p>
    <w:p w14:paraId="7D908CF4" w14:textId="77777777" w:rsidR="005455CD" w:rsidRDefault="005455CD" w:rsidP="00545206">
      <w:pPr>
        <w:pStyle w:val="Kommentartext"/>
      </w:pPr>
      <w:r>
        <w:t>… Formeln werden anders formatiert! :P</w:t>
      </w:r>
    </w:p>
  </w:comment>
  <w:comment w:id="847" w:author="Iris Bachmann" w:date="2023-01-18T14:25:00Z" w:initials="IB">
    <w:p w14:paraId="5D74A2D7" w14:textId="77777777" w:rsidR="005455CD" w:rsidRDefault="005455CD" w:rsidP="00EA71A8">
      <w:pPr>
        <w:pStyle w:val="Kommentartext"/>
      </w:pPr>
      <w:r>
        <w:rPr>
          <w:rStyle w:val="Kommentarzeichen"/>
        </w:rPr>
        <w:annotationRef/>
      </w:r>
      <w:r>
        <w:t>Achte bitte auf "," und "." im engl. Und dt. bei Zahlen.</w:t>
      </w:r>
    </w:p>
  </w:comment>
  <w:comment w:id="850" w:author="Iris Bachmann" w:date="2023-01-18T15:07:00Z" w:initials="IB">
    <w:p w14:paraId="0F4B69C3" w14:textId="77777777" w:rsidR="006869D0" w:rsidRDefault="006869D0" w:rsidP="007620E7">
      <w:pPr>
        <w:pStyle w:val="Kommentartext"/>
      </w:pPr>
      <w:r>
        <w:rPr>
          <w:rStyle w:val="Kommentarzeichen"/>
        </w:rPr>
        <w:annotationRef/>
      </w:r>
      <w:r>
        <w:t>Die Info würde ich in die Abb. packen</w:t>
      </w:r>
    </w:p>
  </w:comment>
  <w:comment w:id="851" w:author="Iris Bachmann" w:date="2023-01-18T14:25:00Z" w:initials="IB">
    <w:p w14:paraId="4A83761B" w14:textId="53CD0A9E" w:rsidR="005455CD" w:rsidRDefault="005455CD" w:rsidP="00924CE0">
      <w:pPr>
        <w:pStyle w:val="Kommentartext"/>
      </w:pPr>
      <w:r>
        <w:rPr>
          <w:rStyle w:val="Kommentarzeichen"/>
        </w:rPr>
        <w:annotationRef/>
      </w:r>
      <w:r>
        <w:t>Rund?</w:t>
      </w:r>
    </w:p>
  </w:comment>
  <w:comment w:id="855" w:author="Iris Bachmann" w:date="2023-01-18T14:26:00Z" w:initials="IB">
    <w:p w14:paraId="1B29D0A9" w14:textId="77777777" w:rsidR="005455CD" w:rsidRDefault="005455CD" w:rsidP="00DD035A">
      <w:pPr>
        <w:pStyle w:val="Kommentartext"/>
      </w:pPr>
      <w:r>
        <w:rPr>
          <w:rStyle w:val="Kommentarzeichen"/>
        </w:rPr>
        <w:annotationRef/>
      </w:r>
      <w:r>
        <w:t>Was für Kopien?</w:t>
      </w:r>
    </w:p>
  </w:comment>
  <w:comment w:id="856" w:author="Gregory Dame" w:date="2023-01-06T12:33:00Z" w:initials="GD">
    <w:p w14:paraId="0A42C742" w14:textId="49D6B4D8" w:rsidR="00F25337" w:rsidRDefault="00F25337" w:rsidP="00EA5D2F">
      <w:r>
        <w:rPr>
          <w:rStyle w:val="Kommentarzeichen"/>
        </w:rPr>
        <w:annotationRef/>
      </w:r>
      <w:r>
        <w:rPr>
          <w:sz w:val="20"/>
          <w:szCs w:val="20"/>
        </w:rPr>
        <w:t xml:space="preserve">aha es läuft somit unter dem ….. Kontrollplasmid Nun ja </w:t>
      </w:r>
    </w:p>
    <w:p w14:paraId="18AA3D41" w14:textId="77777777" w:rsidR="00F25337" w:rsidRDefault="00F25337" w:rsidP="00EA5D2F"/>
  </w:comment>
  <w:comment w:id="857" w:author="Gregory Dame" w:date="2023-01-06T12:35:00Z" w:initials="GD">
    <w:p w14:paraId="692AB1B9" w14:textId="77777777" w:rsidR="00F25337" w:rsidRDefault="00F25337" w:rsidP="00C271A7">
      <w:r>
        <w:rPr>
          <w:rStyle w:val="Kommentarzeichen"/>
        </w:rPr>
        <w:annotationRef/>
      </w:r>
      <w:r>
        <w:rPr>
          <w:sz w:val="20"/>
          <w:szCs w:val="20"/>
        </w:rPr>
        <w:t>Das Agarose GEL BILD kannste du doch ein wenig besser schneiden. Dann sollte die Markerbeschriftung besser zu lesen sein</w:t>
      </w:r>
    </w:p>
  </w:comment>
  <w:comment w:id="858" w:author="Iris Bachmann" w:date="2023-01-18T14:27:00Z" w:initials="IB">
    <w:p w14:paraId="1881D823" w14:textId="77777777" w:rsidR="006869D0" w:rsidRDefault="005455CD">
      <w:pPr>
        <w:pStyle w:val="Kommentartext"/>
      </w:pPr>
      <w:r>
        <w:rPr>
          <w:rStyle w:val="Kommentarzeichen"/>
        </w:rPr>
        <w:annotationRef/>
      </w:r>
      <w:r w:rsidR="006869D0">
        <w:t>Ich muss auch sagen, dass ich bei einer Vergrößerung von 130 % nicht nur Probleme habe die Gelbeschriftung zu lesen, sondern auch die Achsen im Diagramm in 1B sind recht klein.</w:t>
      </w:r>
    </w:p>
    <w:p w14:paraId="71FA60E5" w14:textId="77777777" w:rsidR="006869D0" w:rsidRDefault="006869D0" w:rsidP="00873488">
      <w:pPr>
        <w:pStyle w:val="Kommentartext"/>
      </w:pPr>
      <w:r>
        <w:t>… und unscharf.</w:t>
      </w:r>
    </w:p>
  </w:comment>
  <w:comment w:id="859" w:author="Gregory Dame" w:date="2023-01-06T13:04:00Z" w:initials="GD">
    <w:p w14:paraId="52EC8FD5" w14:textId="5E347CDB" w:rsidR="00F25337" w:rsidRDefault="00F25337" w:rsidP="00D74B78">
      <w:r>
        <w:rPr>
          <w:rStyle w:val="Kommentarzeichen"/>
        </w:rPr>
        <w:annotationRef/>
      </w:r>
      <w:r>
        <w:rPr>
          <w:sz w:val="20"/>
          <w:szCs w:val="20"/>
        </w:rPr>
        <w:t>was bedeutet keine klare Bande?</w:t>
      </w:r>
    </w:p>
  </w:comment>
  <w:comment w:id="815" w:author="Gregory Dame" w:date="2023-01-06T12:40:00Z" w:initials="GD">
    <w:p w14:paraId="2DB4252C" w14:textId="2A4FEC03" w:rsidR="00F25337" w:rsidRDefault="00F25337" w:rsidP="00347E7E">
      <w:r>
        <w:rPr>
          <w:rStyle w:val="Kommentarzeichen"/>
        </w:rPr>
        <w:annotationRef/>
      </w:r>
      <w:r>
        <w:rPr>
          <w:sz w:val="20"/>
          <w:szCs w:val="20"/>
        </w:rPr>
        <w:t>was ist wichtige Info … linearisierte NS wurde die DNA Kalibriert ? oder die RNA selbst … weils Klar Ist ?</w:t>
      </w:r>
    </w:p>
    <w:p w14:paraId="06460C66" w14:textId="77777777" w:rsidR="00F25337" w:rsidRDefault="00F25337" w:rsidP="00347E7E">
      <w:r>
        <w:rPr>
          <w:sz w:val="20"/>
          <w:szCs w:val="20"/>
        </w:rPr>
        <w:t xml:space="preserve">Du hast verschieden Präp.-schritte ja gemacht … erwähnen damit ein versierter Leser kapiert was Du willst. So ist das Äpfel und Birnen. </w:t>
      </w:r>
    </w:p>
  </w:comment>
  <w:comment w:id="861" w:author="Iris Bachmann" w:date="2023-01-18T15:07:00Z" w:initials="IB">
    <w:p w14:paraId="797813ED" w14:textId="77777777" w:rsidR="006869D0" w:rsidRDefault="006869D0">
      <w:pPr>
        <w:pStyle w:val="Kommentartext"/>
      </w:pPr>
      <w:r>
        <w:rPr>
          <w:rStyle w:val="Kommentarzeichen"/>
        </w:rPr>
        <w:annotationRef/>
      </w:r>
      <w:r>
        <w:t xml:space="preserve">Das wäre doch eine schöne, lesbare Größe </w:t>
      </w:r>
    </w:p>
    <w:p w14:paraId="7518D45C" w14:textId="77777777" w:rsidR="006869D0" w:rsidRDefault="006869D0" w:rsidP="007D5D1C">
      <w:pPr>
        <w:pStyle w:val="Kommentartext"/>
      </w:pPr>
      <w:r>
        <w:t>☺️</w:t>
      </w:r>
    </w:p>
  </w:comment>
  <w:comment w:id="868" w:author="Gregory Dame" w:date="2023-01-06T13:04:00Z" w:initials="GD">
    <w:p w14:paraId="067D7236" w14:textId="61593DD2" w:rsidR="00F25337" w:rsidRDefault="00F25337" w:rsidP="002747CA">
      <w:r>
        <w:rPr>
          <w:rStyle w:val="Kommentarzeichen"/>
        </w:rPr>
        <w:annotationRef/>
      </w:r>
      <w:r>
        <w:rPr>
          <w:sz w:val="20"/>
          <w:szCs w:val="20"/>
        </w:rPr>
        <w:t>hä ??</w:t>
      </w:r>
    </w:p>
  </w:comment>
  <w:comment w:id="869" w:author="Gregory Dame" w:date="2023-01-06T13:06:00Z" w:initials="GD">
    <w:p w14:paraId="43E86D3E" w14:textId="77777777" w:rsidR="00F25337" w:rsidRDefault="00F25337" w:rsidP="008F28CF">
      <w:r>
        <w:rPr>
          <w:rStyle w:val="Kommentarzeichen"/>
        </w:rPr>
        <w:annotationRef/>
      </w:r>
      <w:r>
        <w:rPr>
          <w:sz w:val="20"/>
          <w:szCs w:val="20"/>
        </w:rPr>
        <w:t>ziel ist es isothermes Amplfifikation  System zu entwickeln.. könnte auch in eine Einleitung dazu braucht es als Referenzensystem ein Amplaifikationsystem das als „goldener Standard“ akzeptiert ist ….</w:t>
      </w:r>
    </w:p>
  </w:comment>
  <w:comment w:id="870" w:author="Gregory Dame" w:date="2023-01-06T13:07:00Z" w:initials="GD">
    <w:p w14:paraId="481EC431" w14:textId="77777777" w:rsidR="00F25337" w:rsidRDefault="00F25337" w:rsidP="004418BD">
      <w:r>
        <w:rPr>
          <w:rStyle w:val="Kommentarzeichen"/>
        </w:rPr>
        <w:annotationRef/>
      </w:r>
      <w:r>
        <w:rPr>
          <w:sz w:val="20"/>
          <w:szCs w:val="20"/>
        </w:rPr>
        <w:t xml:space="preserve">dieser muss wie das spätere isotherme System kalibriert werden </w:t>
      </w:r>
    </w:p>
    <w:p w14:paraId="2825AD48" w14:textId="77777777" w:rsidR="00F25337" w:rsidRDefault="00F25337" w:rsidP="004418BD">
      <w:r>
        <w:rPr>
          <w:sz w:val="20"/>
          <w:szCs w:val="20"/>
        </w:rPr>
        <w:t xml:space="preserve">und damit auch die Detektionsgrenze bestimmt werden </w:t>
      </w:r>
    </w:p>
  </w:comment>
  <w:comment w:id="897" w:author="Iris Bachmann" w:date="2023-01-18T15:34:00Z" w:initials="IB">
    <w:p w14:paraId="0B2A55DC" w14:textId="77777777" w:rsidR="00CC56EF" w:rsidRDefault="00CC56EF">
      <w:pPr>
        <w:pStyle w:val="Kommentartext"/>
      </w:pPr>
      <w:r>
        <w:rPr>
          <w:rStyle w:val="Kommentarzeichen"/>
        </w:rPr>
        <w:annotationRef/>
      </w:r>
      <w:r>
        <w:t>Zu Abb. 2:</w:t>
      </w:r>
    </w:p>
    <w:p w14:paraId="722C93E3" w14:textId="77777777" w:rsidR="00CC56EF" w:rsidRDefault="00CC56EF">
      <w:pPr>
        <w:pStyle w:val="Kommentartext"/>
      </w:pPr>
    </w:p>
    <w:p w14:paraId="333269CC" w14:textId="77777777" w:rsidR="00CC56EF" w:rsidRDefault="00CC56EF">
      <w:pPr>
        <w:pStyle w:val="Kommentartext"/>
      </w:pPr>
      <w:r>
        <w:t>- Achsen und Achsenbeschriftung zu klein.</w:t>
      </w:r>
    </w:p>
    <w:p w14:paraId="3011742D" w14:textId="77777777" w:rsidR="00CC56EF" w:rsidRDefault="00CC56EF">
      <w:pPr>
        <w:pStyle w:val="Kommentartext"/>
      </w:pPr>
      <w:r>
        <w:t>- A, B, und C sind immer irgendwo im Bild … wie wäre es denn immer einheitlich links oben?</w:t>
      </w:r>
    </w:p>
    <w:p w14:paraId="28A2BD9D" w14:textId="77777777" w:rsidR="00CC56EF" w:rsidRDefault="00CC56EF">
      <w:pPr>
        <w:pStyle w:val="Kommentartext"/>
      </w:pPr>
      <w:r>
        <w:t>- in B und C sind die Konfidenzintervalle unterschiedlich dargestellt</w:t>
      </w:r>
    </w:p>
    <w:p w14:paraId="0650ECA8" w14:textId="77777777" w:rsidR="00CC56EF" w:rsidRDefault="00CC56EF">
      <w:pPr>
        <w:pStyle w:val="Kommentartext"/>
      </w:pPr>
      <w:r>
        <w:t>- Was bedeuten die bunten Graphen in A? … also wo ist die Legende?</w:t>
      </w:r>
    </w:p>
    <w:p w14:paraId="69939A7B" w14:textId="77777777" w:rsidR="00CC56EF" w:rsidRDefault="00CC56EF">
      <w:pPr>
        <w:pStyle w:val="Kommentartext"/>
      </w:pPr>
      <w:r>
        <w:t>- In den Achsen fehlen teilweise die Einheiten zu den physikal. Größen</w:t>
      </w:r>
    </w:p>
    <w:p w14:paraId="5E9A5C63" w14:textId="77777777" w:rsidR="00CC56EF" w:rsidRDefault="00CC56EF">
      <w:pPr>
        <w:pStyle w:val="Kommentartext"/>
      </w:pPr>
      <w:r>
        <w:t>- In C) sind wieder Punkte, anstelle von Kommas bei den Zahlen.</w:t>
      </w:r>
    </w:p>
    <w:p w14:paraId="62D73DE5" w14:textId="77777777" w:rsidR="00CC56EF" w:rsidRDefault="00CC56EF">
      <w:pPr>
        <w:pStyle w:val="Kommentartext"/>
      </w:pPr>
      <w:r>
        <w:t>- Was ist "Prozentual Positiv"?</w:t>
      </w:r>
    </w:p>
    <w:p w14:paraId="61D137AE" w14:textId="77777777" w:rsidR="00CC56EF" w:rsidRDefault="00CC56EF" w:rsidP="00583AEA">
      <w:pPr>
        <w:pStyle w:val="Kommentartext"/>
      </w:pPr>
      <w:r>
        <w:t>- … Abb. mit Julius besprechen ...</w:t>
      </w:r>
    </w:p>
  </w:comment>
  <w:comment w:id="907" w:author="Gregory Dame" w:date="2023-01-06T13:34:00Z" w:initials="GD">
    <w:p w14:paraId="15D6D9AD" w14:textId="0418ABDF" w:rsidR="00F25337" w:rsidRDefault="00F25337" w:rsidP="00707E85">
      <w:r>
        <w:rPr>
          <w:rStyle w:val="Kommentarzeichen"/>
        </w:rPr>
        <w:annotationRef/>
      </w:r>
      <w:r>
        <w:rPr>
          <w:sz w:val="20"/>
          <w:szCs w:val="20"/>
        </w:rPr>
        <w:t xml:space="preserve">wo ist die Sensitivitätsreihe der RPA ?? hier muss der direkte Vergleich hin </w:t>
      </w:r>
    </w:p>
  </w:comment>
  <w:comment w:id="912" w:author="Gregory Dame" w:date="2023-01-06T13:09:00Z" w:initials="GD">
    <w:p w14:paraId="0904C006" w14:textId="06CFBFC8" w:rsidR="00F25337" w:rsidRDefault="00F25337" w:rsidP="00B95D87">
      <w:r>
        <w:rPr>
          <w:rStyle w:val="Kommentarzeichen"/>
        </w:rPr>
        <w:annotationRef/>
      </w:r>
      <w:r>
        <w:rPr>
          <w:sz w:val="20"/>
          <w:szCs w:val="20"/>
        </w:rPr>
        <w:t xml:space="preserve">umformulieren </w:t>
      </w:r>
    </w:p>
  </w:comment>
  <w:comment w:id="913" w:author="Gregory Dame" w:date="2023-01-06T13:27:00Z" w:initials="GD">
    <w:p w14:paraId="14984C3A" w14:textId="77777777" w:rsidR="00F25337" w:rsidRDefault="00F25337" w:rsidP="00185413">
      <w:r>
        <w:rPr>
          <w:rStyle w:val="Kommentarzeichen"/>
        </w:rPr>
        <w:annotationRef/>
      </w:r>
      <w:r>
        <w:rPr>
          <w:sz w:val="20"/>
          <w:szCs w:val="20"/>
        </w:rPr>
        <w:t>ich habe es erst später gerallt, du beschreibst oben Abbildung 2 !!</w:t>
      </w:r>
    </w:p>
    <w:p w14:paraId="4C577605" w14:textId="77777777" w:rsidR="00F25337" w:rsidRDefault="00F25337" w:rsidP="00185413"/>
  </w:comment>
  <w:comment w:id="914" w:author="Iris Bachmann" w:date="2023-01-19T08:17:00Z" w:initials="IB">
    <w:p w14:paraId="0D18EF64" w14:textId="77777777" w:rsidR="00C40DFD" w:rsidRDefault="00C40DFD" w:rsidP="00B42B6B">
      <w:pPr>
        <w:pStyle w:val="Kommentartext"/>
      </w:pPr>
      <w:r>
        <w:rPr>
          <w:rStyle w:val="Kommentarzeichen"/>
        </w:rPr>
        <w:annotationRef/>
      </w:r>
      <w:r>
        <w:t>Nee, ich glaube er bezieht sich auf Abb. 3?!</w:t>
      </w:r>
    </w:p>
  </w:comment>
  <w:comment w:id="930" w:author="Gregory Dame" w:date="2023-01-06T13:11:00Z" w:initials="GD">
    <w:p w14:paraId="4C3C2A78" w14:textId="365524DF" w:rsidR="00F25337" w:rsidRDefault="00F25337" w:rsidP="004340EC">
      <w:r>
        <w:rPr>
          <w:rStyle w:val="Kommentarzeichen"/>
        </w:rPr>
        <w:annotationRef/>
      </w:r>
      <w:r>
        <w:rPr>
          <w:sz w:val="20"/>
          <w:szCs w:val="20"/>
        </w:rPr>
        <w:t>warum spezielle diese?</w:t>
      </w:r>
    </w:p>
  </w:comment>
  <w:comment w:id="933" w:author="Gregory Dame" w:date="2023-01-06T13:12:00Z" w:initials="GD">
    <w:p w14:paraId="70EB6398" w14:textId="77777777" w:rsidR="00F25337" w:rsidRDefault="00F25337" w:rsidP="00B6202F">
      <w:r>
        <w:rPr>
          <w:rStyle w:val="Kommentarzeichen"/>
        </w:rPr>
        <w:annotationRef/>
      </w:r>
      <w:r>
        <w:rPr>
          <w:sz w:val="20"/>
          <w:szCs w:val="20"/>
        </w:rPr>
        <w:t>warum die temp?</w:t>
      </w:r>
    </w:p>
  </w:comment>
  <w:comment w:id="931" w:author="Iris Bachmann" w:date="2023-01-19T08:16:00Z" w:initials="IB">
    <w:p w14:paraId="6717CF78" w14:textId="77777777" w:rsidR="00C40DFD" w:rsidRDefault="00C40DFD" w:rsidP="00753294">
      <w:pPr>
        <w:pStyle w:val="Kommentartext"/>
      </w:pPr>
      <w:r>
        <w:rPr>
          <w:rStyle w:val="Kommentarzeichen"/>
        </w:rPr>
        <w:annotationRef/>
      </w:r>
      <w:r>
        <w:t xml:space="preserve">Zu detailliert für die Ergebnisse! Sowas muss in den Material- und Methodenteil, in dem du deine Experimente detailliert beschreiben solltest. Im Ergebnis-Teil kommt dann nur sachliche die Präsentation und Beschreibung deiner Ergebnisse. </w:t>
      </w:r>
    </w:p>
  </w:comment>
  <w:comment w:id="934" w:author="Gregory Dame" w:date="2023-01-06T13:12:00Z" w:initials="GD">
    <w:p w14:paraId="3DCC52CB" w14:textId="794147DC" w:rsidR="00F25337" w:rsidRDefault="00F25337" w:rsidP="00D807B4">
      <w:r>
        <w:rPr>
          <w:rStyle w:val="Kommentarzeichen"/>
        </w:rPr>
        <w:annotationRef/>
      </w:r>
      <w:r>
        <w:rPr>
          <w:sz w:val="20"/>
          <w:szCs w:val="20"/>
        </w:rPr>
        <w:t>Warum nicht?</w:t>
      </w:r>
    </w:p>
  </w:comment>
  <w:comment w:id="935" w:author="Gregory Dame" w:date="2023-01-06T13:14:00Z" w:initials="GD">
    <w:p w14:paraId="155304D4" w14:textId="77777777" w:rsidR="00F25337" w:rsidRDefault="00F25337" w:rsidP="009F3BD5">
      <w:r>
        <w:rPr>
          <w:rStyle w:val="Kommentarzeichen"/>
        </w:rPr>
        <w:annotationRef/>
      </w:r>
      <w:r>
        <w:rPr>
          <w:sz w:val="20"/>
          <w:szCs w:val="20"/>
        </w:rPr>
        <w:t xml:space="preserve">wichtig du musst irgendwo diese vortexing Schritt beschreiben </w:t>
      </w:r>
    </w:p>
    <w:p w14:paraId="2CECE659" w14:textId="77777777" w:rsidR="00F25337" w:rsidRDefault="00F25337" w:rsidP="009F3BD5">
      <w:r>
        <w:rPr>
          <w:sz w:val="20"/>
          <w:szCs w:val="20"/>
        </w:rPr>
        <w:t xml:space="preserve">tw. in der Einleitung </w:t>
      </w:r>
    </w:p>
    <w:p w14:paraId="174DBA0E" w14:textId="77777777" w:rsidR="00F25337" w:rsidRDefault="00F25337" w:rsidP="009F3BD5">
      <w:r>
        <w:rPr>
          <w:sz w:val="20"/>
          <w:szCs w:val="20"/>
        </w:rPr>
        <w:t>tw M&amp;M !!</w:t>
      </w:r>
    </w:p>
    <w:p w14:paraId="1BE756C6" w14:textId="77777777" w:rsidR="00F25337" w:rsidRDefault="00F25337" w:rsidP="009F3BD5"/>
    <w:p w14:paraId="66968D1A" w14:textId="77777777" w:rsidR="00F25337" w:rsidRDefault="00F25337" w:rsidP="009F3BD5">
      <w:r>
        <w:rPr>
          <w:sz w:val="20"/>
          <w:szCs w:val="20"/>
        </w:rPr>
        <w:t>warum du hier darauf verzichtest!!</w:t>
      </w:r>
    </w:p>
  </w:comment>
  <w:comment w:id="928" w:author="Iris Bachmann" w:date="2023-01-19T08:22:00Z" w:initials="IB">
    <w:p w14:paraId="35730924" w14:textId="77777777" w:rsidR="00B41AE7" w:rsidRDefault="00B41AE7" w:rsidP="00653EFA">
      <w:pPr>
        <w:pStyle w:val="Kommentartext"/>
      </w:pPr>
      <w:r>
        <w:rPr>
          <w:rStyle w:val="Kommentarzeichen"/>
        </w:rPr>
        <w:annotationRef/>
      </w:r>
      <w:r>
        <w:t>Das könnte zur Not auch einfach in die Abbildungsunterschrift, aber hier muss es raus.</w:t>
      </w:r>
    </w:p>
  </w:comment>
  <w:comment w:id="936" w:author="Gregory Dame" w:date="2023-01-06T13:22:00Z" w:initials="GD">
    <w:p w14:paraId="2A47986F" w14:textId="7013F1D4" w:rsidR="00F25337" w:rsidRDefault="00F25337" w:rsidP="00845006">
      <w:r>
        <w:rPr>
          <w:rStyle w:val="Kommentarzeichen"/>
        </w:rPr>
        <w:annotationRef/>
      </w:r>
      <w:r>
        <w:rPr>
          <w:sz w:val="20"/>
          <w:szCs w:val="20"/>
        </w:rPr>
        <w:t xml:space="preserve">. </w:t>
      </w:r>
      <w:r>
        <w:rPr>
          <w:sz w:val="20"/>
          <w:szCs w:val="20"/>
        </w:rPr>
        <w:cr/>
        <w:t>1/8tel und 1/1 Ansatz gehört zum Optimierungsansatz Kapitel</w:t>
      </w:r>
      <w:r>
        <w:rPr>
          <w:sz w:val="20"/>
          <w:szCs w:val="20"/>
        </w:rPr>
        <w:cr/>
      </w:r>
    </w:p>
  </w:comment>
  <w:comment w:id="937" w:author="Iris Bachmann" w:date="2023-01-19T08:25:00Z" w:initials="IB">
    <w:p w14:paraId="3D19B1A8" w14:textId="77777777" w:rsidR="00B41AE7" w:rsidRDefault="00B41AE7" w:rsidP="000939CD">
      <w:pPr>
        <w:pStyle w:val="Kommentartext"/>
      </w:pPr>
      <w:r>
        <w:rPr>
          <w:rStyle w:val="Kommentarzeichen"/>
        </w:rPr>
        <w:annotationRef/>
      </w:r>
      <w:r>
        <w:t>Was möchtest du denn mit diesen Daten zeigen? Hier fehlt mir irgendwie der rote Faden im Abschnitt.</w:t>
      </w:r>
    </w:p>
  </w:comment>
  <w:comment w:id="941" w:author="Iris Bachmann" w:date="2023-01-19T08:31:00Z" w:initials="IB">
    <w:p w14:paraId="2DF1AF1E" w14:textId="77777777" w:rsidR="00547FC5" w:rsidRDefault="00547FC5">
      <w:pPr>
        <w:pStyle w:val="Kommentartext"/>
      </w:pPr>
      <w:r>
        <w:rPr>
          <w:rStyle w:val="Kommentarzeichen"/>
        </w:rPr>
        <w:annotationRef/>
      </w:r>
      <w:r>
        <w:t>Abb. 3:</w:t>
      </w:r>
    </w:p>
    <w:p w14:paraId="2BD7E5E5" w14:textId="77777777" w:rsidR="00547FC5" w:rsidRDefault="00547FC5">
      <w:pPr>
        <w:pStyle w:val="Kommentartext"/>
      </w:pPr>
      <w:r>
        <w:t>- Die Titel müssen präziser formuliert werden; Wie wäre es mit: "Vergleich der RT-RPA Performance bei Reduzierung des Reaktionsvolumens um den Faktor 8"</w:t>
      </w:r>
    </w:p>
    <w:p w14:paraId="149B4D6C" w14:textId="77777777" w:rsidR="00547FC5" w:rsidRDefault="00547FC5">
      <w:pPr>
        <w:pStyle w:val="Kommentartext"/>
      </w:pPr>
      <w:r>
        <w:t>- Was ist gelb, blau, rot? … es fehlt die Legende zu den Graphen!</w:t>
      </w:r>
    </w:p>
    <w:p w14:paraId="24F5E9CC" w14:textId="77777777" w:rsidR="00547FC5" w:rsidRDefault="00547FC5">
      <w:pPr>
        <w:pStyle w:val="Kommentartext"/>
      </w:pPr>
      <w:r>
        <w:t>- "Original-Ansatz" wurde ich so nicht schreiben!</w:t>
      </w:r>
    </w:p>
    <w:p w14:paraId="0677B4A7" w14:textId="77777777" w:rsidR="00547FC5" w:rsidRDefault="00547FC5" w:rsidP="00EE2DAF">
      <w:pPr>
        <w:pStyle w:val="Kommentartext"/>
      </w:pPr>
      <w:r>
        <w:t>- "mV" ist abgekürzt und "Minuten" ausgeschrieben … Bitte einheitlich!</w:t>
      </w:r>
    </w:p>
  </w:comment>
  <w:comment w:id="942" w:author="Gregory Dame" w:date="2023-01-06T14:20:00Z" w:initials="GD">
    <w:p w14:paraId="314B1E0A" w14:textId="54933037" w:rsidR="00F25337" w:rsidRDefault="00F25337" w:rsidP="00823525">
      <w:r>
        <w:rPr>
          <w:rStyle w:val="Kommentarzeichen"/>
        </w:rPr>
        <w:annotationRef/>
      </w:r>
      <w:r>
        <w:rPr>
          <w:sz w:val="20"/>
          <w:szCs w:val="20"/>
        </w:rPr>
        <w:t xml:space="preserve">mach für Optimierung ein eigenes Kapitel </w:t>
      </w:r>
    </w:p>
  </w:comment>
  <w:comment w:id="943" w:author="Iris Bachmann" w:date="2023-01-19T08:32:00Z" w:initials="IB">
    <w:p w14:paraId="4D7ED6E2" w14:textId="77777777" w:rsidR="00547FC5" w:rsidRDefault="00547FC5" w:rsidP="00E7758A">
      <w:pPr>
        <w:pStyle w:val="Kommentartext"/>
      </w:pPr>
      <w:r>
        <w:rPr>
          <w:rStyle w:val="Kommentarzeichen"/>
        </w:rPr>
        <w:annotationRef/>
      </w:r>
      <w:r>
        <w:t>Hier stimme ich Gregory zu … irgendwie müssen wir hier mehr Struktur in diesem Part bringen. Es muss auch ein externer auf Anhieb verstehen, was du hier zeigen möchtest. Ich glaube, damit hätte ich Probleme, wenn ich nicht wüsste, was du gemacht hättest.</w:t>
      </w:r>
    </w:p>
  </w:comment>
  <w:comment w:id="950" w:author="Gregory Dame" w:date="2023-01-06T14:01:00Z" w:initials="GD">
    <w:p w14:paraId="2E1294E6" w14:textId="30983CB8" w:rsidR="00F25337" w:rsidRDefault="00F25337" w:rsidP="00EF57FA">
      <w:r>
        <w:rPr>
          <w:rStyle w:val="Kommentarzeichen"/>
        </w:rPr>
        <w:annotationRef/>
      </w:r>
      <w:r>
        <w:rPr>
          <w:sz w:val="20"/>
          <w:szCs w:val="20"/>
        </w:rPr>
        <w:t>umformulieren</w:t>
      </w:r>
    </w:p>
  </w:comment>
  <w:comment w:id="955" w:author="Gregory Dame" w:date="2023-01-06T14:06:00Z" w:initials="GD">
    <w:p w14:paraId="08790D9E" w14:textId="77777777" w:rsidR="00F25337" w:rsidRDefault="00F25337" w:rsidP="00491BCD">
      <w:r>
        <w:rPr>
          <w:rStyle w:val="Kommentarzeichen"/>
        </w:rPr>
        <w:annotationRef/>
      </w:r>
      <w:r>
        <w:rPr>
          <w:sz w:val="20"/>
          <w:szCs w:val="20"/>
        </w:rPr>
        <w:t>auch hier kannst Du Dir helfen in dem Du in der Einleitung die Optimierungsparameter beschreibst</w:t>
      </w:r>
    </w:p>
    <w:p w14:paraId="270C1169" w14:textId="77777777" w:rsidR="00F25337" w:rsidRDefault="00F25337" w:rsidP="00491BCD"/>
    <w:p w14:paraId="1504A6AA" w14:textId="77777777" w:rsidR="00F25337" w:rsidRDefault="00F25337" w:rsidP="00491BCD">
      <w:r>
        <w:rPr>
          <w:sz w:val="20"/>
          <w:szCs w:val="20"/>
        </w:rPr>
        <w:t xml:space="preserve">Stellschraube </w:t>
      </w:r>
    </w:p>
    <w:p w14:paraId="6E7A801A" w14:textId="77777777" w:rsidR="00F25337" w:rsidRDefault="00F25337" w:rsidP="00491BCD">
      <w:r>
        <w:rPr>
          <w:sz w:val="20"/>
          <w:szCs w:val="20"/>
        </w:rPr>
        <w:t>Mixing</w:t>
      </w:r>
    </w:p>
    <w:p w14:paraId="6C91560F" w14:textId="77777777" w:rsidR="00F25337" w:rsidRDefault="00F25337" w:rsidP="00491BCD">
      <w:r>
        <w:rPr>
          <w:sz w:val="20"/>
          <w:szCs w:val="20"/>
        </w:rPr>
        <w:t>isotherme Temp._varianten</w:t>
      </w:r>
    </w:p>
    <w:p w14:paraId="1E9F7DF4" w14:textId="77777777" w:rsidR="00F25337" w:rsidRDefault="00F25337" w:rsidP="00491BCD">
      <w:r>
        <w:rPr>
          <w:sz w:val="20"/>
          <w:szCs w:val="20"/>
        </w:rPr>
        <w:t>Asymmetrie in der Primerkonz</w:t>
      </w:r>
    </w:p>
    <w:p w14:paraId="67AFC0E5" w14:textId="77777777" w:rsidR="00F25337" w:rsidRDefault="00F25337" w:rsidP="00491BCD"/>
    <w:p w14:paraId="61FE50B3" w14:textId="77777777" w:rsidR="00F25337" w:rsidRDefault="00F25337" w:rsidP="00491BCD"/>
  </w:comment>
  <w:comment w:id="956" w:author="Gregory Dame" w:date="2023-01-06T14:07:00Z" w:initials="GD">
    <w:p w14:paraId="1DDD7F23" w14:textId="77777777" w:rsidR="00F25337" w:rsidRDefault="00F25337" w:rsidP="0072096C">
      <w:r>
        <w:rPr>
          <w:rStyle w:val="Kommentarzeichen"/>
        </w:rPr>
        <w:annotationRef/>
      </w:r>
      <w:r>
        <w:rPr>
          <w:sz w:val="20"/>
          <w:szCs w:val="20"/>
        </w:rPr>
        <w:t xml:space="preserve">man könnte mit und ohne wobbeln? testen </w:t>
      </w:r>
      <w:r>
        <w:rPr>
          <w:sz w:val="20"/>
          <w:szCs w:val="20"/>
        </w:rPr>
        <w:cr/>
        <w:t xml:space="preserve">sonde mods testen etc. </w:t>
      </w:r>
    </w:p>
  </w:comment>
  <w:comment w:id="963" w:author="Iris Bachmann" w:date="2023-01-19T08:37:00Z" w:initials="IB">
    <w:p w14:paraId="59862C36" w14:textId="77777777" w:rsidR="00547FC5" w:rsidRDefault="00547FC5" w:rsidP="00B52465">
      <w:pPr>
        <w:pStyle w:val="Kommentartext"/>
      </w:pPr>
      <w:r>
        <w:rPr>
          <w:rStyle w:val="Kommentarzeichen"/>
        </w:rPr>
        <w:annotationRef/>
      </w:r>
      <w:r>
        <w:t>Das wäre die Optimierung … nur hast du es hier nochmal umschrieben.</w:t>
      </w:r>
    </w:p>
  </w:comment>
  <w:comment w:id="965" w:author="Iris Bachmann" w:date="2023-01-19T08:37:00Z" w:initials="IB">
    <w:p w14:paraId="45F7DD01" w14:textId="77777777" w:rsidR="00547FC5" w:rsidRDefault="00547FC5" w:rsidP="00FD3702">
      <w:pPr>
        <w:pStyle w:val="Kommentartext"/>
      </w:pPr>
      <w:r>
        <w:rPr>
          <w:rStyle w:val="Kommentarzeichen"/>
        </w:rPr>
        <w:annotationRef/>
      </w:r>
      <w:r>
        <w:t>Kommt noch?</w:t>
      </w:r>
    </w:p>
  </w:comment>
  <w:comment w:id="971" w:author="Gregory Dame" w:date="2023-01-06T14:10:00Z" w:initials="GD">
    <w:p w14:paraId="2268B13F" w14:textId="57B00895" w:rsidR="00F25337" w:rsidRDefault="00F25337" w:rsidP="007F0A9D">
      <w:r>
        <w:rPr>
          <w:rStyle w:val="Kommentarzeichen"/>
        </w:rPr>
        <w:annotationRef/>
      </w:r>
      <w:r>
        <w:rPr>
          <w:sz w:val="20"/>
          <w:szCs w:val="20"/>
        </w:rPr>
        <w:t>man könnte hier das ditching als Parameter einführen ?</w:t>
      </w:r>
    </w:p>
  </w:comment>
  <w:comment w:id="972" w:author="Gregory Dame" w:date="2023-01-06T14:11:00Z" w:initials="GD">
    <w:p w14:paraId="138E7902" w14:textId="77777777" w:rsidR="00F25337" w:rsidRDefault="00F25337" w:rsidP="006E5EE7">
      <w:r>
        <w:rPr>
          <w:rStyle w:val="Kommentarzeichen"/>
        </w:rPr>
        <w:annotationRef/>
      </w:r>
      <w:r>
        <w:rPr>
          <w:sz w:val="20"/>
          <w:szCs w:val="20"/>
        </w:rPr>
        <w:t>wenn ich mich richtig erinnere waren die Ergebnisse so das zwar höhere und bessere Signale aber auch mehr ditching Effekte zu sehen oder ?</w:t>
      </w:r>
    </w:p>
  </w:comment>
  <w:comment w:id="984" w:author="Gregory Dame" w:date="2023-01-06T14:12:00Z" w:initials="GD">
    <w:p w14:paraId="4E106CB2" w14:textId="77777777" w:rsidR="00F25337" w:rsidRDefault="00F25337" w:rsidP="00EB6611">
      <w:r>
        <w:rPr>
          <w:rStyle w:val="Kommentarzeichen"/>
        </w:rPr>
        <w:annotationRef/>
      </w:r>
      <w:r>
        <w:rPr>
          <w:sz w:val="20"/>
          <w:szCs w:val="20"/>
        </w:rPr>
        <w:t>weise in der Zeichnung mit einem Pfeil darauf hin</w:t>
      </w:r>
    </w:p>
  </w:comment>
  <w:comment w:id="1008" w:author="Iris Bachmann" w:date="2023-01-19T08:57:00Z" w:initials="IB">
    <w:p w14:paraId="6790253C" w14:textId="77777777" w:rsidR="00826AB5" w:rsidRDefault="00826AB5" w:rsidP="005718E0">
      <w:pPr>
        <w:pStyle w:val="Kommentartext"/>
      </w:pPr>
      <w:r>
        <w:rPr>
          <w:rStyle w:val="Kommentarzeichen"/>
        </w:rPr>
        <w:annotationRef/>
      </w:r>
      <w:r>
        <w:t>Ich hätte jetzt erwartet, rein von der Logik, dass nun Abb. 4B kommt?!</w:t>
      </w:r>
    </w:p>
  </w:comment>
  <w:comment w:id="1009" w:author="Iris Bachmann" w:date="2023-01-19T09:03:00Z" w:initials="IB">
    <w:p w14:paraId="1951AC9F" w14:textId="77777777" w:rsidR="004D69CD" w:rsidRDefault="004D69CD" w:rsidP="00FF0E91">
      <w:pPr>
        <w:pStyle w:val="Kommentartext"/>
      </w:pPr>
      <w:r>
        <w:rPr>
          <w:rStyle w:val="Kommentarzeichen"/>
        </w:rPr>
        <w:annotationRef/>
      </w:r>
      <w:r>
        <w:t>Das ist doch aber schon die Schlussfolgerung. Wo ist die Beschreibung der Daten?</w:t>
      </w:r>
    </w:p>
  </w:comment>
  <w:comment w:id="1010" w:author="Iris Bachmann" w:date="2023-01-19T09:11:00Z" w:initials="IB">
    <w:p w14:paraId="46A74809" w14:textId="77777777" w:rsidR="00A2493B" w:rsidRDefault="00A2493B">
      <w:pPr>
        <w:pStyle w:val="Kommentartext"/>
      </w:pPr>
      <w:r>
        <w:rPr>
          <w:rStyle w:val="Kommentarzeichen"/>
        </w:rPr>
        <w:annotationRef/>
      </w:r>
      <w:r>
        <w:t>10^1=10 … warum schreibst du hier denn nicht einfach "10"?</w:t>
      </w:r>
    </w:p>
    <w:p w14:paraId="1A835AA9" w14:textId="77777777" w:rsidR="00A2493B" w:rsidRDefault="00A2493B">
      <w:pPr>
        <w:pStyle w:val="Kommentartext"/>
      </w:pPr>
    </w:p>
    <w:p w14:paraId="313DBD2A" w14:textId="77777777" w:rsidR="00A2493B" w:rsidRDefault="00A2493B" w:rsidP="0043326E">
      <w:pPr>
        <w:pStyle w:val="Kommentartext"/>
      </w:pPr>
      <w:r>
        <w:t>Sind das wirklich Amplifikate?</w:t>
      </w:r>
    </w:p>
  </w:comment>
  <w:comment w:id="1013" w:author="Iris Bachmann" w:date="2023-01-19T09:12:00Z" w:initials="IB">
    <w:p w14:paraId="2CA5D56D" w14:textId="77777777" w:rsidR="00A2493B" w:rsidRDefault="00A2493B" w:rsidP="00601EBA">
      <w:pPr>
        <w:pStyle w:val="Kommentartext"/>
      </w:pPr>
      <w:r>
        <w:rPr>
          <w:rStyle w:val="Kommentarzeichen"/>
        </w:rPr>
        <w:annotationRef/>
      </w:r>
      <w:r>
        <w:t>?</w:t>
      </w:r>
    </w:p>
  </w:comment>
  <w:comment w:id="1014" w:author="Iris Bachmann" w:date="2023-01-19T09:14:00Z" w:initials="IB">
    <w:p w14:paraId="3D7EF097" w14:textId="77777777" w:rsidR="00A2493B" w:rsidRDefault="00A2493B" w:rsidP="001A1819">
      <w:pPr>
        <w:pStyle w:val="Kommentartext"/>
      </w:pPr>
      <w:r>
        <w:rPr>
          <w:rStyle w:val="Kommentarzeichen"/>
        </w:rPr>
        <w:annotationRef/>
      </w:r>
      <w:r>
        <w:t>Das klingt so, als ob du mehr positive nur aufgrund der Änderung deines Auswertungsschemas erreichen konntest … aber sicherlich war die Einführung des Mischens der Grund, richtig?</w:t>
      </w:r>
    </w:p>
  </w:comment>
  <w:comment w:id="1021" w:author="Iris Bachmann" w:date="2023-01-19T09:15:00Z" w:initials="IB">
    <w:p w14:paraId="51E897F6" w14:textId="77777777" w:rsidR="00A2493B" w:rsidRDefault="00A2493B" w:rsidP="0068471D">
      <w:pPr>
        <w:pStyle w:val="Kommentartext"/>
      </w:pPr>
      <w:r>
        <w:rPr>
          <w:rStyle w:val="Kommentarzeichen"/>
        </w:rPr>
        <w:annotationRef/>
      </w:r>
      <w:r>
        <w:t>Was beinhaltet die Optimierung denn? Ausführen bitte!</w:t>
      </w:r>
    </w:p>
  </w:comment>
  <w:comment w:id="1023" w:author="Gregory Dame" w:date="2023-01-06T14:25:00Z" w:initials="GD">
    <w:p w14:paraId="4C12066F" w14:textId="77777777" w:rsidR="00A2493B" w:rsidRDefault="00A2493B" w:rsidP="00A2493B">
      <w:r>
        <w:rPr>
          <w:rStyle w:val="Kommentarzeichen"/>
        </w:rPr>
        <w:annotationRef/>
      </w:r>
      <w:r>
        <w:rPr>
          <w:sz w:val="20"/>
          <w:szCs w:val="20"/>
        </w:rPr>
        <w:t xml:space="preserve">ditching erwähnen </w:t>
      </w:r>
    </w:p>
    <w:p w14:paraId="6A8DAA03" w14:textId="77777777" w:rsidR="00A2493B" w:rsidRDefault="00A2493B" w:rsidP="00A2493B"/>
    <w:p w14:paraId="57C01F30" w14:textId="77777777" w:rsidR="00A2493B" w:rsidRDefault="00A2493B" w:rsidP="00A2493B">
      <w:r>
        <w:rPr>
          <w:sz w:val="20"/>
          <w:szCs w:val="20"/>
        </w:rPr>
        <w:t xml:space="preserve">später in der Diskussion diskutieren </w:t>
      </w:r>
    </w:p>
    <w:p w14:paraId="00795613" w14:textId="77777777" w:rsidR="00A2493B" w:rsidRDefault="00A2493B" w:rsidP="00A2493B"/>
    <w:p w14:paraId="49E7BE04" w14:textId="77777777" w:rsidR="00A2493B" w:rsidRDefault="00A2493B" w:rsidP="00A2493B">
      <w:r>
        <w:rPr>
          <w:sz w:val="20"/>
          <w:szCs w:val="20"/>
        </w:rPr>
        <w:t>ei verbibscht.</w:t>
      </w:r>
    </w:p>
  </w:comment>
  <w:comment w:id="1020" w:author="Gregory Dame" w:date="2023-01-06T14:25:00Z" w:initials="GD">
    <w:p w14:paraId="18F74A73" w14:textId="25597D98" w:rsidR="00F25337" w:rsidRDefault="00F25337" w:rsidP="00E00ADD">
      <w:r>
        <w:rPr>
          <w:rStyle w:val="Kommentarzeichen"/>
        </w:rPr>
        <w:annotationRef/>
      </w:r>
      <w:r>
        <w:rPr>
          <w:sz w:val="20"/>
          <w:szCs w:val="20"/>
        </w:rPr>
        <w:t xml:space="preserve">ditching erwähnen </w:t>
      </w:r>
    </w:p>
    <w:p w14:paraId="61EFDA51" w14:textId="77777777" w:rsidR="00F25337" w:rsidRDefault="00F25337" w:rsidP="00E00ADD"/>
    <w:p w14:paraId="49974CA3" w14:textId="77777777" w:rsidR="00F25337" w:rsidRDefault="00F25337" w:rsidP="00E00ADD">
      <w:r>
        <w:rPr>
          <w:sz w:val="20"/>
          <w:szCs w:val="20"/>
        </w:rPr>
        <w:t xml:space="preserve">später in der Diskussion diskutieren </w:t>
      </w:r>
    </w:p>
    <w:p w14:paraId="4C63E2AE" w14:textId="77777777" w:rsidR="00F25337" w:rsidRDefault="00F25337" w:rsidP="00E00ADD"/>
    <w:p w14:paraId="0BCFA43E" w14:textId="77777777" w:rsidR="00F25337" w:rsidRDefault="00F25337" w:rsidP="00E00ADD">
      <w:r>
        <w:rPr>
          <w:sz w:val="20"/>
          <w:szCs w:val="20"/>
        </w:rPr>
        <w:t>ei verbibscht.</w:t>
      </w:r>
    </w:p>
  </w:comment>
  <w:comment w:id="1046" w:author="Gregory Dame" w:date="2023-01-06T14:27:00Z" w:initials="GD">
    <w:p w14:paraId="2EF90DFA" w14:textId="77777777" w:rsidR="00F25337" w:rsidRDefault="00F25337" w:rsidP="008A1B1C">
      <w:r>
        <w:rPr>
          <w:rStyle w:val="Kommentarzeichen"/>
        </w:rPr>
        <w:annotationRef/>
      </w:r>
      <w:r>
        <w:rPr>
          <w:sz w:val="20"/>
          <w:szCs w:val="20"/>
        </w:rPr>
        <w:t xml:space="preserve">Einleitend Vorversuche haben ergeben, dass die Erhöhung der Menge an Gegenstrang zur Sonde möglicherweise die Sensitivität des Systems erhöhen  kann. hier getestet </w:t>
      </w:r>
    </w:p>
    <w:p w14:paraId="239A0A8F" w14:textId="77777777" w:rsidR="00F25337" w:rsidRDefault="00F25337" w:rsidP="008A1B1C"/>
    <w:p w14:paraId="521AA7EA" w14:textId="77777777" w:rsidR="00F25337" w:rsidRDefault="00F25337" w:rsidP="008A1B1C">
      <w:r>
        <w:rPr>
          <w:sz w:val="20"/>
          <w:szCs w:val="20"/>
        </w:rPr>
        <w:t>hast du nur 1,5 fach erhöht ??</w:t>
      </w:r>
    </w:p>
  </w:comment>
  <w:comment w:id="1047" w:author="Iris Bachmann" w:date="2023-01-19T09:19:00Z" w:initials="IB">
    <w:p w14:paraId="1FF7F4FF" w14:textId="2562A7AE" w:rsidR="00A2493B" w:rsidRDefault="00A2493B" w:rsidP="00607397">
      <w:pPr>
        <w:pStyle w:val="Kommentartext"/>
      </w:pPr>
      <w:r>
        <w:rPr>
          <w:rStyle w:val="Kommentarzeichen"/>
        </w:rPr>
        <w:annotationRef/>
      </w:r>
      <w:r>
        <w:rPr>
          <w:noProof/>
        </w:rPr>
        <w:drawing>
          <wp:inline distT="0" distB="0" distL="0" distR="0" wp14:anchorId="54C78910" wp14:editId="37EC6A83">
            <wp:extent cx="5760720" cy="7066280"/>
            <wp:effectExtent l="0" t="0" r="0" b="1270"/>
            <wp:docPr id="30" name="Grafik 30" descr="Daumen hoch Emoji&quot; iPad-Hülle &amp; Skin von emojiqueen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Daumen hoch Emoji&quot; iPad-Hülle &amp; Skin von emojiqueen | Redbubble"/>
                    <pic:cNvPicPr/>
                  </pic:nvPicPr>
                  <pic:blipFill>
                    <a:blip r:embed="rId3">
                      <a:extLst>
                        <a:ext uri="{28A0092B-C50C-407E-A947-70E740481C1C}">
                          <a14:useLocalDpi xmlns:a14="http://schemas.microsoft.com/office/drawing/2010/main" val="0"/>
                        </a:ext>
                      </a:extLst>
                    </a:blip>
                    <a:stretch>
                      <a:fillRect/>
                    </a:stretch>
                  </pic:blipFill>
                  <pic:spPr>
                    <a:xfrm>
                      <a:off x="0" y="0"/>
                      <a:ext cx="5760720" cy="7066280"/>
                    </a:xfrm>
                    <a:prstGeom prst="rect">
                      <a:avLst/>
                    </a:prstGeom>
                  </pic:spPr>
                </pic:pic>
              </a:graphicData>
            </a:graphic>
          </wp:inline>
        </w:drawing>
      </w:r>
    </w:p>
  </w:comment>
  <w:comment w:id="1054" w:author="Gregory Dame" w:date="2023-01-06T14:08:00Z" w:initials="GD">
    <w:p w14:paraId="57045BCB" w14:textId="2C4CB596" w:rsidR="00F25337" w:rsidRDefault="00F25337" w:rsidP="000A078D">
      <w:r>
        <w:rPr>
          <w:rStyle w:val="Kommentarzeichen"/>
        </w:rPr>
        <w:annotationRef/>
      </w:r>
      <w:r>
        <w:rPr>
          <w:sz w:val="20"/>
          <w:szCs w:val="20"/>
        </w:rPr>
        <w:t>warum ist Zeile mit der Warnung dabei ?</w:t>
      </w:r>
    </w:p>
  </w:comment>
  <w:comment w:id="1055" w:author="Gregory Dame" w:date="2023-01-06T14:19:00Z" w:initials="GD">
    <w:p w14:paraId="5BB02AF2" w14:textId="77777777" w:rsidR="00F25337" w:rsidRDefault="00F25337" w:rsidP="007C6623">
      <w:r>
        <w:rPr>
          <w:rStyle w:val="Kommentarzeichen"/>
        </w:rPr>
        <w:annotationRef/>
      </w:r>
      <w:r>
        <w:rPr>
          <w:sz w:val="20"/>
          <w:szCs w:val="20"/>
        </w:rPr>
        <w:t xml:space="preserve">Vorschlag: du könntest dasselbe Farbspektrum bei den Temperaturen wie bei den Graphen um es besser darzustellen. es wir dadurch eindeutiger und man muss es nicht mühselig suchen. </w:t>
      </w:r>
    </w:p>
  </w:comment>
  <w:comment w:id="1056" w:author="Iris Bachmann" w:date="2023-01-19T09:19:00Z" w:initials="IB">
    <w:p w14:paraId="05F1A449" w14:textId="427691A2" w:rsidR="00A2493B" w:rsidRDefault="00A2493B" w:rsidP="00FA5B36">
      <w:pPr>
        <w:pStyle w:val="Kommentartext"/>
      </w:pPr>
      <w:r>
        <w:rPr>
          <w:rStyle w:val="Kommentarzeichen"/>
        </w:rPr>
        <w:annotationRef/>
      </w:r>
      <w:r>
        <w:rPr>
          <w:noProof/>
        </w:rPr>
        <w:drawing>
          <wp:inline distT="0" distB="0" distL="0" distR="0" wp14:anchorId="59BDD3D5" wp14:editId="08306F77">
            <wp:extent cx="5760720" cy="7066280"/>
            <wp:effectExtent l="0" t="0" r="0" b="1270"/>
            <wp:docPr id="31" name="Grafik 31" descr="Daumen hoch Emoji&quot; iPad-Hülle &amp; Skin von emojiqueen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Daumen hoch Emoji&quot; iPad-Hülle &amp; Skin von emojiqueen | Redbubble"/>
                    <pic:cNvPicPr/>
                  </pic:nvPicPr>
                  <pic:blipFill>
                    <a:blip r:embed="rId3">
                      <a:extLst>
                        <a:ext uri="{28A0092B-C50C-407E-A947-70E740481C1C}">
                          <a14:useLocalDpi xmlns:a14="http://schemas.microsoft.com/office/drawing/2010/main" val="0"/>
                        </a:ext>
                      </a:extLst>
                    </a:blip>
                    <a:stretch>
                      <a:fillRect/>
                    </a:stretch>
                  </pic:blipFill>
                  <pic:spPr>
                    <a:xfrm>
                      <a:off x="0" y="0"/>
                      <a:ext cx="5760720" cy="7066280"/>
                    </a:xfrm>
                    <a:prstGeom prst="rect">
                      <a:avLst/>
                    </a:prstGeom>
                  </pic:spPr>
                </pic:pic>
              </a:graphicData>
            </a:graphic>
          </wp:inline>
        </w:drawing>
      </w:r>
    </w:p>
  </w:comment>
  <w:comment w:id="1072" w:author="Iris Bachmann" w:date="2023-01-19T09:26:00Z" w:initials="IB">
    <w:p w14:paraId="624CEF53" w14:textId="77777777" w:rsidR="001C2841" w:rsidRDefault="001C2841">
      <w:pPr>
        <w:pStyle w:val="Kommentartext"/>
      </w:pPr>
      <w:r>
        <w:rPr>
          <w:rStyle w:val="Kommentarzeichen"/>
        </w:rPr>
        <w:annotationRef/>
      </w:r>
      <w:r>
        <w:t xml:space="preserve">Abb. 4: </w:t>
      </w:r>
    </w:p>
    <w:p w14:paraId="3C86392A" w14:textId="77777777" w:rsidR="001C2841" w:rsidRDefault="001C2841">
      <w:pPr>
        <w:pStyle w:val="Kommentartext"/>
      </w:pPr>
      <w:r>
        <w:t>- ##Warning … :P</w:t>
      </w:r>
    </w:p>
    <w:p w14:paraId="044BDD53" w14:textId="77777777" w:rsidR="001C2841" w:rsidRDefault="001C2841">
      <w:pPr>
        <w:pStyle w:val="Kommentartext"/>
      </w:pPr>
      <w:r>
        <w:t>- Beschriftung der Diagramme zu klein</w:t>
      </w:r>
    </w:p>
    <w:p w14:paraId="6D765D31" w14:textId="77777777" w:rsidR="001C2841" w:rsidRDefault="001C2841">
      <w:pPr>
        <w:pStyle w:val="Kommentartext"/>
      </w:pPr>
      <w:r>
        <w:t>- Farben der Graphen; generell Farbschema der Thesis besprechen</w:t>
      </w:r>
    </w:p>
    <w:p w14:paraId="70E208CC" w14:textId="77777777" w:rsidR="001C2841" w:rsidRDefault="001C2841">
      <w:pPr>
        <w:pStyle w:val="Kommentartext"/>
      </w:pPr>
      <w:r>
        <w:t>- Titel dieser Abbildung ist gut ☺️</w:t>
      </w:r>
    </w:p>
    <w:p w14:paraId="2A787ECF" w14:textId="77777777" w:rsidR="001C2841" w:rsidRDefault="001C2841">
      <w:pPr>
        <w:pStyle w:val="Kommentartext"/>
      </w:pPr>
      <w:r>
        <w:t>-  Wo ist die gute alte Beschreibung eines Diagramms? … also z.B. "Die zeitl. Fluoreszenzentwicklung in Abhängigkeit der A) Temperatur und B) variierender reverse Primer Konzentrationen wurde … "</w:t>
      </w:r>
    </w:p>
    <w:p w14:paraId="6BA5990C" w14:textId="77777777" w:rsidR="001C2841" w:rsidRDefault="001C2841">
      <w:pPr>
        <w:pStyle w:val="Kommentartext"/>
      </w:pPr>
      <w:r>
        <w:t>- Amplifikate!!!</w:t>
      </w:r>
    </w:p>
    <w:p w14:paraId="4AED56FF" w14:textId="77777777" w:rsidR="001C2841" w:rsidRDefault="001C2841">
      <w:pPr>
        <w:pStyle w:val="Kommentartext"/>
      </w:pPr>
      <w:r>
        <w:t xml:space="preserve">- verschiedenste Temperaturen und  Konzentrationen, welche denn genau? </w:t>
      </w:r>
    </w:p>
    <w:p w14:paraId="0E2F555F" w14:textId="77777777" w:rsidR="001C2841" w:rsidRDefault="001C2841">
      <w:pPr>
        <w:pStyle w:val="Kommentartext"/>
      </w:pPr>
      <w:r>
        <w:t>- Ich sehe leider nur in B) die Referenz; in A) fehlt der blaue Graph?!</w:t>
      </w:r>
    </w:p>
    <w:p w14:paraId="48EAE418" w14:textId="77777777" w:rsidR="001C2841" w:rsidRDefault="001C2841">
      <w:pPr>
        <w:pStyle w:val="Kommentartext"/>
      </w:pPr>
      <w:r>
        <w:t>- was ist "unverändert"?</w:t>
      </w:r>
    </w:p>
    <w:p w14:paraId="763D4A9A" w14:textId="77777777" w:rsidR="001C2841" w:rsidRDefault="001C2841">
      <w:pPr>
        <w:pStyle w:val="Kommentartext"/>
      </w:pPr>
    </w:p>
    <w:p w14:paraId="2863E6A4" w14:textId="77777777" w:rsidR="001C2841" w:rsidRDefault="001C2841">
      <w:pPr>
        <w:pStyle w:val="Kommentartext"/>
      </w:pPr>
      <w:r>
        <w:t>!!!Bitte immer daran denken, dass Abbildungen und Tabellen mit einer Legende versehen sein sollten, die so</w:t>
      </w:r>
    </w:p>
    <w:p w14:paraId="1B93DC40" w14:textId="77777777" w:rsidR="001C2841" w:rsidRDefault="001C2841">
      <w:pPr>
        <w:pStyle w:val="Kommentartext"/>
      </w:pPr>
      <w:r>
        <w:t>ausführlich ist, dass beides ohne im Text nachlesen zu müssen verstanden werden</w:t>
      </w:r>
    </w:p>
    <w:p w14:paraId="78E34920" w14:textId="77777777" w:rsidR="001C2841" w:rsidRDefault="001C2841" w:rsidP="007A6AD1">
      <w:pPr>
        <w:pStyle w:val="Kommentartext"/>
      </w:pPr>
      <w:r>
        <w:t>kann. Das gilt auch für Abkürzungen.!!!</w:t>
      </w:r>
    </w:p>
  </w:comment>
  <w:comment w:id="1076" w:author="Gregory Dame" w:date="2023-01-06T14:31:00Z" w:initials="GD">
    <w:p w14:paraId="7D01473A" w14:textId="370BE05F" w:rsidR="00F25337" w:rsidRDefault="00F25337" w:rsidP="00CC5EF9">
      <w:r>
        <w:rPr>
          <w:rStyle w:val="Kommentarzeichen"/>
        </w:rPr>
        <w:annotationRef/>
      </w:r>
      <w:r>
        <w:rPr>
          <w:sz w:val="20"/>
          <w:szCs w:val="20"/>
        </w:rPr>
        <w:t xml:space="preserve">hmmm dein Um </w:t>
      </w:r>
    </w:p>
    <w:p w14:paraId="45C7AED2" w14:textId="77777777" w:rsidR="00F25337" w:rsidRDefault="00F25337" w:rsidP="00CC5EF9">
      <w:r>
        <w:rPr>
          <w:sz w:val="20"/>
          <w:szCs w:val="20"/>
        </w:rPr>
        <w:t>Zur Bestimmung der Sensitivität wurde tack tack gemacht…</w:t>
      </w:r>
    </w:p>
  </w:comment>
  <w:comment w:id="1078" w:author="Iris Bachmann" w:date="2023-01-19T09:29:00Z" w:initials="IB">
    <w:p w14:paraId="1051EE7C" w14:textId="77777777" w:rsidR="00366E9B" w:rsidRDefault="00366E9B">
      <w:pPr>
        <w:pStyle w:val="Kommentartext"/>
      </w:pPr>
      <w:r>
        <w:rPr>
          <w:rStyle w:val="Kommentarzeichen"/>
        </w:rPr>
        <w:annotationRef/>
      </w:r>
      <w:r>
        <w:t>Zu lapidar abgehandelt (bitte nicht nur in einem Halbsatz)</w:t>
      </w:r>
    </w:p>
    <w:p w14:paraId="0257DEAC" w14:textId="77777777" w:rsidR="00366E9B" w:rsidRDefault="00366E9B" w:rsidP="0084328D">
      <w:pPr>
        <w:pStyle w:val="Kommentartext"/>
      </w:pPr>
      <w:r>
        <w:t>… das ist schon etwas wichtiges und hat seinen eigenen ausformulierten Satz verdient.</w:t>
      </w:r>
    </w:p>
  </w:comment>
  <w:comment w:id="1073" w:author="Gregory Dame" w:date="2023-01-06T14:28:00Z" w:initials="GD">
    <w:p w14:paraId="4E7CBFD1" w14:textId="7A6B7E83" w:rsidR="00F25337" w:rsidRDefault="00F25337" w:rsidP="0060123F">
      <w:r>
        <w:rPr>
          <w:rStyle w:val="Kommentarzeichen"/>
        </w:rPr>
        <w:annotationRef/>
      </w:r>
      <w:r>
        <w:rPr>
          <w:sz w:val="20"/>
          <w:szCs w:val="20"/>
        </w:rPr>
        <w:t xml:space="preserve">falsche Struktur, </w:t>
      </w:r>
    </w:p>
    <w:p w14:paraId="6A1D3B53" w14:textId="77777777" w:rsidR="00F25337" w:rsidRDefault="00F25337" w:rsidP="0060123F">
      <w:r>
        <w:rPr>
          <w:sz w:val="20"/>
          <w:szCs w:val="20"/>
        </w:rPr>
        <w:t xml:space="preserve">das muss nach vorne im direkten Vergleich zur PCR </w:t>
      </w:r>
    </w:p>
  </w:comment>
  <w:comment w:id="1095" w:author="Gregory Dame" w:date="2023-01-06T14:35:00Z" w:initials="GD">
    <w:p w14:paraId="2F54DA38" w14:textId="77777777" w:rsidR="00F25337" w:rsidRDefault="00F25337" w:rsidP="00C77C8A">
      <w:r>
        <w:rPr>
          <w:rStyle w:val="Kommentarzeichen"/>
        </w:rPr>
        <w:annotationRef/>
      </w:r>
      <w:r>
        <w:rPr>
          <w:sz w:val="20"/>
          <w:szCs w:val="20"/>
        </w:rPr>
        <w:t xml:space="preserve">Didaktisch würde ich </w:t>
      </w:r>
    </w:p>
    <w:p w14:paraId="65446D2F" w14:textId="77777777" w:rsidR="00F25337" w:rsidRDefault="00F25337" w:rsidP="00C77C8A"/>
    <w:p w14:paraId="0D1D91EC" w14:textId="77777777" w:rsidR="00F25337" w:rsidRDefault="00F25337" w:rsidP="00C77C8A">
      <w:r>
        <w:rPr>
          <w:sz w:val="20"/>
          <w:szCs w:val="20"/>
        </w:rPr>
        <w:t xml:space="preserve">1. PCR Golden Standard </w:t>
      </w:r>
    </w:p>
    <w:p w14:paraId="4273C926" w14:textId="77777777" w:rsidR="00F25337" w:rsidRDefault="00F25337" w:rsidP="00C77C8A">
      <w:r>
        <w:rPr>
          <w:sz w:val="20"/>
          <w:szCs w:val="20"/>
        </w:rPr>
        <w:t xml:space="preserve">2. vergleich 50µl Standard RPA mit der Probit Analyse </w:t>
      </w:r>
    </w:p>
    <w:p w14:paraId="6EF89C68" w14:textId="77777777" w:rsidR="00F25337" w:rsidRDefault="00F25337" w:rsidP="00C77C8A">
      <w:r>
        <w:rPr>
          <w:sz w:val="20"/>
          <w:szCs w:val="20"/>
        </w:rPr>
        <w:t xml:space="preserve">dann </w:t>
      </w:r>
    </w:p>
    <w:p w14:paraId="5295274F" w14:textId="77777777" w:rsidR="00F25337" w:rsidRDefault="00F25337" w:rsidP="00C77C8A">
      <w:r>
        <w:rPr>
          <w:sz w:val="20"/>
          <w:szCs w:val="20"/>
        </w:rPr>
        <w:t xml:space="preserve">3. mit dem Optimierung Kapitel beginnt mit Abbildung 3 das eine 1/8telung funktionieren mit dem Hinweis auf das Paper von Iris und Ole und dat Chinesenpaper </w:t>
      </w:r>
    </w:p>
    <w:p w14:paraId="02E305EC" w14:textId="77777777" w:rsidR="00F25337" w:rsidRDefault="00F25337" w:rsidP="00C77C8A">
      <w:r>
        <w:rPr>
          <w:sz w:val="20"/>
          <w:szCs w:val="20"/>
        </w:rPr>
        <w:t xml:space="preserve">und dann mit den weiteren Optimierung </w:t>
      </w:r>
    </w:p>
  </w:comment>
  <w:comment w:id="1096" w:author="Gregory Dame" w:date="2023-01-06T14:37:00Z" w:initials="GD">
    <w:p w14:paraId="039F8FD2" w14:textId="77777777" w:rsidR="00F25337" w:rsidRDefault="00F25337" w:rsidP="00C148B5">
      <w:r>
        <w:rPr>
          <w:rStyle w:val="Kommentarzeichen"/>
        </w:rPr>
        <w:annotationRef/>
      </w:r>
      <w:r>
        <w:rPr>
          <w:sz w:val="20"/>
          <w:szCs w:val="20"/>
        </w:rPr>
        <w:t xml:space="preserve">Die Reihenfolge können wir gerne diskutieren, da verschiedene Parameter in die jeweilig anderen Graphen eingeflossen sind </w:t>
      </w:r>
    </w:p>
  </w:comment>
  <w:comment w:id="1105" w:author="Iris Bachmann" w:date="2023-01-19T09:37:00Z" w:initials="IB">
    <w:p w14:paraId="67E0E068" w14:textId="77777777" w:rsidR="009B0373" w:rsidRDefault="009B0373" w:rsidP="00662710">
      <w:pPr>
        <w:pStyle w:val="Kommentartext"/>
      </w:pPr>
      <w:r>
        <w:rPr>
          <w:rStyle w:val="Kommentarzeichen"/>
        </w:rPr>
        <w:annotationRef/>
      </w:r>
      <w:r>
        <w:t xml:space="preserve">Den ganzen Satz kannst du dir sparen, wenn du den Querverweis oben in den ersten Satz integrierst. </w:t>
      </w:r>
    </w:p>
  </w:comment>
  <w:comment w:id="1106" w:author="Iris Bachmann" w:date="2023-01-19T09:42:00Z" w:initials="IB">
    <w:p w14:paraId="614CE0A2" w14:textId="77777777" w:rsidR="00F821BF" w:rsidRDefault="00F821BF">
      <w:pPr>
        <w:pStyle w:val="Kommentartext"/>
      </w:pPr>
      <w:r>
        <w:rPr>
          <w:rStyle w:val="Kommentarzeichen"/>
        </w:rPr>
        <w:annotationRef/>
      </w:r>
      <w:r>
        <w:t>Warum?</w:t>
      </w:r>
    </w:p>
    <w:p w14:paraId="5D5281F7" w14:textId="77777777" w:rsidR="00F821BF" w:rsidRDefault="00F821BF">
      <w:pPr>
        <w:pStyle w:val="Kommentartext"/>
      </w:pPr>
    </w:p>
    <w:p w14:paraId="5BCA8570" w14:textId="77777777" w:rsidR="00F821BF" w:rsidRDefault="00F821BF" w:rsidP="00E23339">
      <w:pPr>
        <w:pStyle w:val="Kommentartext"/>
      </w:pPr>
      <w:r>
        <w:t>Und auch hier eher mehr Material und Methoden Teil würde ich sagen.</w:t>
      </w:r>
    </w:p>
  </w:comment>
  <w:comment w:id="1115" w:author="Iris Bachmann" w:date="2023-01-19T09:46:00Z" w:initials="IB">
    <w:p w14:paraId="79A05E72" w14:textId="77777777" w:rsidR="00F821BF" w:rsidRDefault="00F821BF" w:rsidP="005502A0">
      <w:pPr>
        <w:pStyle w:val="Kommentartext"/>
      </w:pPr>
      <w:r>
        <w:rPr>
          <w:rStyle w:val="Kommentarzeichen"/>
        </w:rPr>
        <w:annotationRef/>
      </w:r>
      <w:r>
        <w:t>Warum?</w:t>
      </w:r>
    </w:p>
  </w:comment>
  <w:comment w:id="1124" w:author="Iris Bachmann" w:date="2023-01-19T09:51:00Z" w:initials="IB">
    <w:p w14:paraId="41A5DA13" w14:textId="77777777" w:rsidR="00F821BF" w:rsidRDefault="00F821BF">
      <w:pPr>
        <w:pStyle w:val="Kommentartext"/>
      </w:pPr>
      <w:r>
        <w:rPr>
          <w:rStyle w:val="Kommentarzeichen"/>
        </w:rPr>
        <w:annotationRef/>
      </w:r>
      <w:r>
        <w:t>☺️</w:t>
      </w:r>
    </w:p>
    <w:p w14:paraId="7C916AE3" w14:textId="77777777" w:rsidR="00F821BF" w:rsidRDefault="00F821BF" w:rsidP="002D7915">
      <w:pPr>
        <w:pStyle w:val="Kommentartext"/>
      </w:pPr>
      <w:r>
        <w:t>Hier ist glaub ich wieder ein Querverweisfehler?!</w:t>
      </w:r>
    </w:p>
  </w:comment>
  <w:comment w:id="1125" w:author="Iris Bachmann" w:date="2023-01-19T09:55:00Z" w:initials="IB">
    <w:p w14:paraId="4A6559B1" w14:textId="77777777" w:rsidR="00017C24" w:rsidRDefault="00017C24" w:rsidP="00F34BA8">
      <w:pPr>
        <w:pStyle w:val="Kommentartext"/>
      </w:pPr>
      <w:r>
        <w:rPr>
          <w:rStyle w:val="Kommentarzeichen"/>
        </w:rPr>
        <w:annotationRef/>
      </w:r>
      <w:r>
        <w:t>Formel!</w:t>
      </w:r>
    </w:p>
  </w:comment>
  <w:comment w:id="1126" w:author="Iris Bachmann" w:date="2023-01-19T09:56:00Z" w:initials="IB">
    <w:p w14:paraId="10C805A6" w14:textId="77777777" w:rsidR="00017C24" w:rsidRDefault="00017C24" w:rsidP="007417B5">
      <w:pPr>
        <w:pStyle w:val="Kommentartext"/>
      </w:pPr>
      <w:r>
        <w:rPr>
          <w:rStyle w:val="Kommentarzeichen"/>
        </w:rPr>
        <w:annotationRef/>
      </w:r>
      <w:r>
        <w:t>R2?</w:t>
      </w:r>
    </w:p>
  </w:comment>
  <w:comment w:id="1128" w:author="Iris Bachmann" w:date="2023-01-19T10:05:00Z" w:initials="IB">
    <w:p w14:paraId="58B8C120" w14:textId="77777777" w:rsidR="00BA0DE5" w:rsidRDefault="00BA0DE5">
      <w:pPr>
        <w:pStyle w:val="Kommentartext"/>
      </w:pPr>
      <w:r>
        <w:rPr>
          <w:rStyle w:val="Kommentarzeichen"/>
        </w:rPr>
        <w:annotationRef/>
      </w:r>
      <w:r>
        <w:t>Bitte folgende Struktur einhalten:</w:t>
      </w:r>
    </w:p>
    <w:p w14:paraId="42D5DF3D" w14:textId="77777777" w:rsidR="00BA0DE5" w:rsidRDefault="00BA0DE5">
      <w:pPr>
        <w:pStyle w:val="Kommentartext"/>
      </w:pPr>
      <w:r>
        <w:t>- Kurz den Versuch zusammenfassen,</w:t>
      </w:r>
    </w:p>
    <w:p w14:paraId="21E1EF3E" w14:textId="77777777" w:rsidR="00BA0DE5" w:rsidRDefault="00BA0DE5">
      <w:pPr>
        <w:pStyle w:val="Kommentartext"/>
      </w:pPr>
      <w:r>
        <w:t>- auf die Daten verweisen</w:t>
      </w:r>
    </w:p>
    <w:p w14:paraId="73A3ED52" w14:textId="77777777" w:rsidR="00BA0DE5" w:rsidRDefault="00BA0DE5">
      <w:pPr>
        <w:pStyle w:val="Kommentartext"/>
      </w:pPr>
      <w:r>
        <w:t xml:space="preserve">- kurz beschreiben, was dargestellt und zu sehen ist und </w:t>
      </w:r>
    </w:p>
    <w:p w14:paraId="27586932" w14:textId="77777777" w:rsidR="00BA0DE5" w:rsidRDefault="00BA0DE5" w:rsidP="00ED020E">
      <w:pPr>
        <w:pStyle w:val="Kommentartext"/>
      </w:pPr>
      <w:r>
        <w:t>- dann schlussfolgern und die Daten in Beziehung setzten</w:t>
      </w:r>
    </w:p>
  </w:comment>
  <w:comment w:id="1130" w:author="Iris Bachmann" w:date="2023-01-19T10:06:00Z" w:initials="IB">
    <w:p w14:paraId="5FFE812C" w14:textId="77777777" w:rsidR="00BA0DE5" w:rsidRDefault="00BA0DE5" w:rsidP="008D082D">
      <w:pPr>
        <w:pStyle w:val="Kommentartext"/>
      </w:pPr>
      <w:r>
        <w:rPr>
          <w:rStyle w:val="Kommentarzeichen"/>
        </w:rPr>
        <w:annotationRef/>
      </w:r>
      <w:r>
        <w:t>Formel!</w:t>
      </w:r>
    </w:p>
  </w:comment>
  <w:comment w:id="1132" w:author="Iris Bachmann" w:date="2023-01-19T10:11:00Z" w:initials="IB">
    <w:p w14:paraId="7AC6830C" w14:textId="77777777" w:rsidR="00BA0DE5" w:rsidRDefault="00BA0DE5">
      <w:pPr>
        <w:pStyle w:val="Kommentartext"/>
      </w:pPr>
      <w:r>
        <w:rPr>
          <w:rStyle w:val="Kommentarzeichen"/>
        </w:rPr>
        <w:annotationRef/>
      </w:r>
      <w:r>
        <w:t>Warum nur die 8-tel RPA?</w:t>
      </w:r>
    </w:p>
    <w:p w14:paraId="236C84E1" w14:textId="77777777" w:rsidR="00BA0DE5" w:rsidRDefault="00BA0DE5" w:rsidP="007C5343">
      <w:pPr>
        <w:pStyle w:val="Kommentartext"/>
      </w:pPr>
      <w:r>
        <w:t>Keine PCR im Vergleich?</w:t>
      </w:r>
    </w:p>
  </w:comment>
  <w:comment w:id="1131" w:author="Gregory Dame" w:date="2023-01-06T14:44:00Z" w:initials="GD">
    <w:p w14:paraId="2CC99BC6" w14:textId="52CBC394" w:rsidR="00F25337" w:rsidRDefault="00F25337" w:rsidP="007C6D3A">
      <w:r>
        <w:rPr>
          <w:rStyle w:val="Kommentarzeichen"/>
        </w:rPr>
        <w:annotationRef/>
      </w:r>
      <w:r>
        <w:rPr>
          <w:sz w:val="20"/>
          <w:szCs w:val="20"/>
        </w:rPr>
        <w:t xml:space="preserve">eigenes Kapitel </w:t>
      </w:r>
    </w:p>
    <w:p w14:paraId="1DFFC51F" w14:textId="77777777" w:rsidR="00F25337" w:rsidRDefault="00F25337" w:rsidP="007C6D3A">
      <w:r>
        <w:rPr>
          <w:sz w:val="20"/>
          <w:szCs w:val="20"/>
        </w:rPr>
        <w:t>braucht auch ein eigenes Bild !!</w:t>
      </w:r>
    </w:p>
  </w:comment>
  <w:comment w:id="1136" w:author="Iris Bachmann" w:date="2023-01-19T10:10:00Z" w:initials="IB">
    <w:p w14:paraId="1CECCF44" w14:textId="77777777" w:rsidR="00BA0DE5" w:rsidRDefault="00BA0DE5">
      <w:pPr>
        <w:pStyle w:val="Kommentartext"/>
      </w:pPr>
      <w:r>
        <w:rPr>
          <w:rStyle w:val="Kommentarzeichen"/>
        </w:rPr>
        <w:annotationRef/>
      </w:r>
      <w:r>
        <w:t>Würde ich nicht ganz so mitgehen … es ist eher der check, ob dein RNA STD eingespikt in einer Probe von einem Abstrichtupfer (also nur die biologische Probe kommt dazu, das war ja aber außerhalb der Klinik!?) noch genauso gut in der RPOA/ PCR performt?!</w:t>
      </w:r>
    </w:p>
    <w:p w14:paraId="43D82351" w14:textId="77777777" w:rsidR="00BA0DE5" w:rsidRDefault="00BA0DE5">
      <w:pPr>
        <w:pStyle w:val="Kommentartext"/>
      </w:pPr>
    </w:p>
    <w:p w14:paraId="1294022A" w14:textId="77777777" w:rsidR="00BA0DE5" w:rsidRDefault="00BA0DE5" w:rsidP="009969AE">
      <w:pPr>
        <w:pStyle w:val="Kommentartext"/>
      </w:pPr>
      <w:r>
        <w:t>Das virale Material kommt ja nicht von deiner Probe, sondern wurde extra hinzugefügt … ist also eher ein Spiking-Experiment.</w:t>
      </w:r>
    </w:p>
  </w:comment>
  <w:comment w:id="1144" w:author="Iris Bachmann" w:date="2023-01-19T10:32:00Z" w:initials="IB">
    <w:p w14:paraId="3B18E53B" w14:textId="77777777" w:rsidR="00A733DF" w:rsidRDefault="00A733DF" w:rsidP="005D1AFA">
      <w:pPr>
        <w:pStyle w:val="Kommentartext"/>
      </w:pPr>
      <w:r>
        <w:rPr>
          <w:rStyle w:val="Kommentarzeichen"/>
        </w:rPr>
        <w:annotationRef/>
      </w:r>
      <w:r>
        <w:t>Umformulieren!</w:t>
      </w:r>
    </w:p>
  </w:comment>
  <w:comment w:id="1155" w:author="Gregory Dame" w:date="2023-01-06T14:49:00Z" w:initials="GD">
    <w:p w14:paraId="0983F31D" w14:textId="49AFA18E" w:rsidR="00F25337" w:rsidRDefault="00F25337" w:rsidP="00FA44E3">
      <w:r>
        <w:rPr>
          <w:rStyle w:val="Kommentarzeichen"/>
        </w:rPr>
        <w:annotationRef/>
      </w:r>
      <w:r>
        <w:rPr>
          <w:sz w:val="20"/>
          <w:szCs w:val="20"/>
        </w:rPr>
        <w:t>geschickterweise eins/zwei Publikationen zeigen, dass eine Reduktion mit sog Background NA auch bei anderen AGs zu einer Reduktion an Sensitivität führt.</w:t>
      </w:r>
    </w:p>
  </w:comment>
  <w:comment w:id="1156" w:author="Gregory Dame" w:date="2023-01-06T14:49:00Z" w:initials="GD">
    <w:p w14:paraId="729D98DC" w14:textId="77777777" w:rsidR="00F25337" w:rsidRDefault="00F25337" w:rsidP="002D4A8C">
      <w:r>
        <w:rPr>
          <w:rStyle w:val="Kommentarzeichen"/>
        </w:rPr>
        <w:annotationRef/>
      </w:r>
      <w:r>
        <w:rPr>
          <w:sz w:val="20"/>
          <w:szCs w:val="20"/>
        </w:rPr>
        <w:t>kann auch später diskutiert werden</w:t>
      </w:r>
    </w:p>
  </w:comment>
  <w:comment w:id="1157" w:author="Gregory Dame" w:date="2023-01-06T14:47:00Z" w:initials="GD">
    <w:p w14:paraId="7C0A21AB" w14:textId="3C0FF024" w:rsidR="00F25337" w:rsidRDefault="00F25337" w:rsidP="00BB4A0B">
      <w:r>
        <w:rPr>
          <w:rStyle w:val="Kommentarzeichen"/>
        </w:rPr>
        <w:annotationRef/>
      </w:r>
      <w:r>
        <w:rPr>
          <w:sz w:val="20"/>
          <w:szCs w:val="20"/>
        </w:rPr>
        <w:t>Beleg?</w:t>
      </w:r>
    </w:p>
    <w:p w14:paraId="514C427C" w14:textId="77777777" w:rsidR="00F25337" w:rsidRDefault="00F25337" w:rsidP="00BB4A0B"/>
  </w:comment>
  <w:comment w:id="1158" w:author="Iris Bachmann" w:date="2023-01-19T10:33:00Z" w:initials="IB">
    <w:p w14:paraId="34FFF44D" w14:textId="77777777" w:rsidR="00A733DF" w:rsidRDefault="00A733DF" w:rsidP="000F3ED6">
      <w:pPr>
        <w:pStyle w:val="Kommentartext"/>
      </w:pPr>
      <w:r>
        <w:rPr>
          <w:rStyle w:val="Kommentarzeichen"/>
        </w:rPr>
        <w:annotationRef/>
      </w:r>
      <w:r>
        <w:t>Das hast du doch gar nicht getestet?!</w:t>
      </w:r>
    </w:p>
  </w:comment>
  <w:comment w:id="1159" w:author="Gregory Dame" w:date="2023-01-06T14:38:00Z" w:initials="GD">
    <w:p w14:paraId="78DA051F" w14:textId="23AF4E23" w:rsidR="00F25337" w:rsidRDefault="00F25337" w:rsidP="00DD4301">
      <w:r>
        <w:rPr>
          <w:rStyle w:val="Kommentarzeichen"/>
        </w:rPr>
        <w:annotationRef/>
      </w:r>
      <w:r>
        <w:rPr>
          <w:sz w:val="20"/>
          <w:szCs w:val="20"/>
        </w:rPr>
        <w:t xml:space="preserve">Hier hast Du eine Legende… gut </w:t>
      </w:r>
    </w:p>
  </w:comment>
  <w:comment w:id="1160" w:author="Gregory Dame" w:date="2023-01-06T14:42:00Z" w:initials="GD">
    <w:p w14:paraId="0E48A7B2" w14:textId="77777777" w:rsidR="00F25337" w:rsidRDefault="00F25337" w:rsidP="002E2F57">
      <w:r>
        <w:rPr>
          <w:rStyle w:val="Kommentarzeichen"/>
        </w:rPr>
        <w:annotationRef/>
      </w:r>
      <w:r>
        <w:rPr>
          <w:sz w:val="20"/>
          <w:szCs w:val="20"/>
        </w:rPr>
        <w:t>sind hier die 40°C mit rein geflossen ?</w:t>
      </w:r>
    </w:p>
    <w:p w14:paraId="145620CC" w14:textId="77777777" w:rsidR="00F25337" w:rsidRDefault="00F25337" w:rsidP="002E2F57">
      <w:r>
        <w:rPr>
          <w:sz w:val="20"/>
          <w:szCs w:val="20"/>
        </w:rPr>
        <w:t xml:space="preserve">ist die Asymmetrie mit eingeflossen </w:t>
      </w:r>
    </w:p>
    <w:p w14:paraId="43113AAF" w14:textId="77777777" w:rsidR="00F25337" w:rsidRDefault="00F25337" w:rsidP="002E2F57">
      <w:r>
        <w:rPr>
          <w:sz w:val="20"/>
          <w:szCs w:val="20"/>
        </w:rPr>
        <w:t>sind hier die Mischzeiten wie oben mit drin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0E64C" w15:done="0"/>
  <w15:commentEx w15:paraId="4EE8DE0C" w15:done="0"/>
  <w15:commentEx w15:paraId="3D254F02" w15:paraIdParent="4EE8DE0C" w15:done="0"/>
  <w15:commentEx w15:paraId="691E7F5B" w15:done="0"/>
  <w15:commentEx w15:paraId="1CEDCCD2" w15:done="0"/>
  <w15:commentEx w15:paraId="1A0FC663" w15:done="0"/>
  <w15:commentEx w15:paraId="4FA97C32" w15:paraIdParent="1A0FC663" w15:done="0"/>
  <w15:commentEx w15:paraId="646B29F4" w15:paraIdParent="1A0FC663" w15:done="0"/>
  <w15:commentEx w15:paraId="0CF3FDF3" w15:done="0"/>
  <w15:commentEx w15:paraId="77FC0A26" w15:done="0"/>
  <w15:commentEx w15:paraId="7F07F838" w15:done="0"/>
  <w15:commentEx w15:paraId="0505A2F9" w15:done="0"/>
  <w15:commentEx w15:paraId="61C353BF" w15:done="0"/>
  <w15:commentEx w15:paraId="679F7446" w15:done="0"/>
  <w15:commentEx w15:paraId="521A1323" w15:done="0"/>
  <w15:commentEx w15:paraId="1671E382" w15:done="0"/>
  <w15:commentEx w15:paraId="557424D3" w15:paraIdParent="1671E382" w15:done="0"/>
  <w15:commentEx w15:paraId="51E7C507" w15:done="0"/>
  <w15:commentEx w15:paraId="79C8A9E5" w15:done="0"/>
  <w15:commentEx w15:paraId="001CD303" w15:paraIdParent="79C8A9E5" w15:done="0"/>
  <w15:commentEx w15:paraId="3128DD2A" w15:done="0"/>
  <w15:commentEx w15:paraId="3D3BB5D9" w15:done="0"/>
  <w15:commentEx w15:paraId="7BFC12FD" w15:paraIdParent="3D3BB5D9" w15:done="0"/>
  <w15:commentEx w15:paraId="6878637F" w15:done="0"/>
  <w15:commentEx w15:paraId="2CD2D6B9" w15:paraIdParent="6878637F" w15:done="0"/>
  <w15:commentEx w15:paraId="3D7E0B49" w15:done="0"/>
  <w15:commentEx w15:paraId="289BC3EE" w15:done="0"/>
  <w15:commentEx w15:paraId="33E7E0E0" w15:done="0"/>
  <w15:commentEx w15:paraId="6B4FCB29" w15:done="0"/>
  <w15:commentEx w15:paraId="47A82562" w15:done="0"/>
  <w15:commentEx w15:paraId="67AF4BF6" w15:done="0"/>
  <w15:commentEx w15:paraId="38926E50" w15:paraIdParent="67AF4BF6" w15:done="0"/>
  <w15:commentEx w15:paraId="0BD18093" w15:done="0"/>
  <w15:commentEx w15:paraId="4E8A1EBB" w15:done="0"/>
  <w15:commentEx w15:paraId="16612E2B" w15:done="0"/>
  <w15:commentEx w15:paraId="06B5A6BE" w15:paraIdParent="16612E2B" w15:done="0"/>
  <w15:commentEx w15:paraId="35BA45EB" w15:done="0"/>
  <w15:commentEx w15:paraId="7FF8ED25" w15:done="0"/>
  <w15:commentEx w15:paraId="5975D7FC" w15:done="0"/>
  <w15:commentEx w15:paraId="78F7E9A7" w15:done="0"/>
  <w15:commentEx w15:paraId="348B4C11" w15:done="0"/>
  <w15:commentEx w15:paraId="12BB54C1" w15:done="0"/>
  <w15:commentEx w15:paraId="1B5A3BDC" w15:done="0"/>
  <w15:commentEx w15:paraId="7F5B73C7" w15:done="0"/>
  <w15:commentEx w15:paraId="50C3596A" w15:done="0"/>
  <w15:commentEx w15:paraId="2AF0ED72" w15:done="0"/>
  <w15:commentEx w15:paraId="57830206" w15:done="0"/>
  <w15:commentEx w15:paraId="0C72E35E" w15:done="0"/>
  <w15:commentEx w15:paraId="6267E5CE" w15:done="0"/>
  <w15:commentEx w15:paraId="1D630ED5" w15:done="0"/>
  <w15:commentEx w15:paraId="3B687BE9" w15:done="0"/>
  <w15:commentEx w15:paraId="30BD0DE8" w15:done="0"/>
  <w15:commentEx w15:paraId="1EF5AA68" w15:paraIdParent="30BD0DE8" w15:done="0"/>
  <w15:commentEx w15:paraId="72ACACE6" w15:done="0"/>
  <w15:commentEx w15:paraId="57E2E409" w15:done="0"/>
  <w15:commentEx w15:paraId="11F714CD" w15:done="0"/>
  <w15:commentEx w15:paraId="27C552D2" w15:paraIdParent="11F714CD" w15:done="0"/>
  <w15:commentEx w15:paraId="4154FDED" w15:done="0"/>
  <w15:commentEx w15:paraId="7080289B" w15:done="0"/>
  <w15:commentEx w15:paraId="197BE749" w15:done="0"/>
  <w15:commentEx w15:paraId="27EA6BD4" w15:done="0"/>
  <w15:commentEx w15:paraId="3358BA55" w15:done="0"/>
  <w15:commentEx w15:paraId="24205899" w15:done="0"/>
  <w15:commentEx w15:paraId="5092BAB1" w15:paraIdParent="24205899" w15:done="0"/>
  <w15:commentEx w15:paraId="7EDEE43E" w15:done="0"/>
  <w15:commentEx w15:paraId="069C3D8C" w15:done="0"/>
  <w15:commentEx w15:paraId="37ABFD64" w15:done="0"/>
  <w15:commentEx w15:paraId="3CF5346B" w15:done="0"/>
  <w15:commentEx w15:paraId="636F634A" w15:done="0"/>
  <w15:commentEx w15:paraId="3B4C9E93" w15:done="0"/>
  <w15:commentEx w15:paraId="742E8276" w15:done="0"/>
  <w15:commentEx w15:paraId="39DD1EDA" w15:done="0"/>
  <w15:commentEx w15:paraId="2FF64D87" w15:paraIdParent="39DD1EDA" w15:done="0"/>
  <w15:commentEx w15:paraId="158BC485" w15:done="0"/>
  <w15:commentEx w15:paraId="0B1A809D" w15:paraIdParent="158BC485" w15:done="0"/>
  <w15:commentEx w15:paraId="1A4E7AD2" w15:done="0"/>
  <w15:commentEx w15:paraId="3F8E7571" w15:paraIdParent="1A4E7AD2" w15:done="0"/>
  <w15:commentEx w15:paraId="3698CFFF" w15:done="0"/>
  <w15:commentEx w15:paraId="775E3365" w15:done="0"/>
  <w15:commentEx w15:paraId="4F22EFEB" w15:done="0"/>
  <w15:commentEx w15:paraId="0399437D" w15:done="0"/>
  <w15:commentEx w15:paraId="1F0C08ED" w15:paraIdParent="0399437D" w15:done="0"/>
  <w15:commentEx w15:paraId="3F381FB3" w15:done="0"/>
  <w15:commentEx w15:paraId="2D028F21" w15:done="0"/>
  <w15:commentEx w15:paraId="2C8B0986" w15:done="0"/>
  <w15:commentEx w15:paraId="06EF8A63" w15:done="0"/>
  <w15:commentEx w15:paraId="30E8C3FC" w15:done="0"/>
  <w15:commentEx w15:paraId="716FDC43" w15:paraIdParent="30E8C3FC" w15:done="0"/>
  <w15:commentEx w15:paraId="58BC157A" w15:done="0"/>
  <w15:commentEx w15:paraId="40477803" w15:done="0"/>
  <w15:commentEx w15:paraId="1A150BE0" w15:done="0"/>
  <w15:commentEx w15:paraId="172DC7E4" w15:done="0"/>
  <w15:commentEx w15:paraId="61CC3ABC" w15:done="0"/>
  <w15:commentEx w15:paraId="09B52DE7" w15:paraIdParent="61CC3ABC" w15:done="0"/>
  <w15:commentEx w15:paraId="1C6BA39D" w15:done="0"/>
  <w15:commentEx w15:paraId="03D91917" w15:done="0"/>
  <w15:commentEx w15:paraId="6943168C" w15:done="0"/>
  <w15:commentEx w15:paraId="266C338E" w15:done="0"/>
  <w15:commentEx w15:paraId="08829E0D" w15:done="0"/>
  <w15:commentEx w15:paraId="0B662E42" w15:paraIdParent="08829E0D" w15:done="0"/>
  <w15:commentEx w15:paraId="3A710C79" w15:done="0"/>
  <w15:commentEx w15:paraId="2B10A00B" w15:done="0"/>
  <w15:commentEx w15:paraId="56ACB13B" w15:done="0"/>
  <w15:commentEx w15:paraId="02F1A168" w15:done="0"/>
  <w15:commentEx w15:paraId="039C3046" w15:done="0"/>
  <w15:commentEx w15:paraId="40E06E99" w15:done="0"/>
  <w15:commentEx w15:paraId="3A3D0492" w15:done="0"/>
  <w15:commentEx w15:paraId="09A8C550" w15:done="0"/>
  <w15:commentEx w15:paraId="784DC5C7" w15:done="0"/>
  <w15:commentEx w15:paraId="221D410B" w15:done="0"/>
  <w15:commentEx w15:paraId="01A78F00" w15:done="0"/>
  <w15:commentEx w15:paraId="6DCF0449" w15:done="0"/>
  <w15:commentEx w15:paraId="058C0252" w15:done="0"/>
  <w15:commentEx w15:paraId="023AF22B" w15:paraIdParent="058C0252" w15:done="0"/>
  <w15:commentEx w15:paraId="1BAADD30" w15:done="0"/>
  <w15:commentEx w15:paraId="0B0B1D86" w15:done="0"/>
  <w15:commentEx w15:paraId="09734198" w15:done="0"/>
  <w15:commentEx w15:paraId="1174CC43" w15:done="0"/>
  <w15:commentEx w15:paraId="0DB038DF" w15:paraIdParent="1174CC43" w15:done="0"/>
  <w15:commentEx w15:paraId="654AC76F" w15:paraIdParent="1174CC43" w15:done="0"/>
  <w15:commentEx w15:paraId="5D71B39C" w15:done="0"/>
  <w15:commentEx w15:paraId="4B71AFF6" w15:done="0"/>
  <w15:commentEx w15:paraId="34F13546" w15:done="0"/>
  <w15:commentEx w15:paraId="69B767CF" w15:done="0"/>
  <w15:commentEx w15:paraId="38423AD4" w15:done="0"/>
  <w15:commentEx w15:paraId="77DF4AEF" w15:done="0"/>
  <w15:commentEx w15:paraId="7DAF567C" w15:done="0"/>
  <w15:commentEx w15:paraId="0FF6D713" w15:done="0"/>
  <w15:commentEx w15:paraId="678E5D08" w15:done="0"/>
  <w15:commentEx w15:paraId="6650E513" w15:done="0"/>
  <w15:commentEx w15:paraId="1109A5E8" w15:done="0"/>
  <w15:commentEx w15:paraId="2D2D03E2" w15:paraIdParent="1109A5E8" w15:done="0"/>
  <w15:commentEx w15:paraId="610BDB91" w15:done="0"/>
  <w15:commentEx w15:paraId="15E1D6B7" w15:done="0"/>
  <w15:commentEx w15:paraId="688E4B66" w15:paraIdParent="15E1D6B7" w15:done="0"/>
  <w15:commentEx w15:paraId="11F8742F" w15:done="0"/>
  <w15:commentEx w15:paraId="2A1F2EBA" w15:done="0"/>
  <w15:commentEx w15:paraId="6377F1F0" w15:done="0"/>
  <w15:commentEx w15:paraId="7D908CF4" w15:done="0"/>
  <w15:commentEx w15:paraId="5D74A2D7" w15:done="0"/>
  <w15:commentEx w15:paraId="0F4B69C3" w15:done="0"/>
  <w15:commentEx w15:paraId="4A83761B" w15:done="0"/>
  <w15:commentEx w15:paraId="1B29D0A9" w15:done="0"/>
  <w15:commentEx w15:paraId="18AA3D41" w15:done="0"/>
  <w15:commentEx w15:paraId="692AB1B9" w15:done="0"/>
  <w15:commentEx w15:paraId="71FA60E5" w15:paraIdParent="692AB1B9" w15:done="0"/>
  <w15:commentEx w15:paraId="52EC8FD5" w15:done="0"/>
  <w15:commentEx w15:paraId="06460C66" w15:done="0"/>
  <w15:commentEx w15:paraId="7518D45C" w15:done="0"/>
  <w15:commentEx w15:paraId="067D7236" w15:done="0"/>
  <w15:commentEx w15:paraId="43E86D3E" w15:paraIdParent="067D7236" w15:done="0"/>
  <w15:commentEx w15:paraId="2825AD48" w15:paraIdParent="067D7236" w15:done="0"/>
  <w15:commentEx w15:paraId="61D137AE" w15:done="0"/>
  <w15:commentEx w15:paraId="15D6D9AD" w15:done="0"/>
  <w15:commentEx w15:paraId="0904C006" w15:done="0"/>
  <w15:commentEx w15:paraId="4C577605" w15:done="0"/>
  <w15:commentEx w15:paraId="0D18EF64" w15:paraIdParent="4C577605" w15:done="0"/>
  <w15:commentEx w15:paraId="4C3C2A78" w15:done="0"/>
  <w15:commentEx w15:paraId="70EB6398" w15:done="0"/>
  <w15:commentEx w15:paraId="6717CF78" w15:done="0"/>
  <w15:commentEx w15:paraId="3DCC52CB" w15:done="0"/>
  <w15:commentEx w15:paraId="66968D1A" w15:paraIdParent="3DCC52CB" w15:done="0"/>
  <w15:commentEx w15:paraId="35730924" w15:done="0"/>
  <w15:commentEx w15:paraId="2A47986F" w15:done="0"/>
  <w15:commentEx w15:paraId="3D19B1A8" w15:done="0"/>
  <w15:commentEx w15:paraId="0677B4A7" w15:done="0"/>
  <w15:commentEx w15:paraId="314B1E0A" w15:done="0"/>
  <w15:commentEx w15:paraId="4D7ED6E2" w15:paraIdParent="314B1E0A" w15:done="0"/>
  <w15:commentEx w15:paraId="2E1294E6" w15:done="0"/>
  <w15:commentEx w15:paraId="61FE50B3" w15:done="0"/>
  <w15:commentEx w15:paraId="1DDD7F23" w15:paraIdParent="61FE50B3" w15:done="0"/>
  <w15:commentEx w15:paraId="59862C36" w15:done="0"/>
  <w15:commentEx w15:paraId="45F7DD01" w15:done="0"/>
  <w15:commentEx w15:paraId="2268B13F" w15:done="0"/>
  <w15:commentEx w15:paraId="138E7902" w15:paraIdParent="2268B13F" w15:done="0"/>
  <w15:commentEx w15:paraId="4E106CB2" w15:done="0"/>
  <w15:commentEx w15:paraId="6790253C" w15:done="0"/>
  <w15:commentEx w15:paraId="1951AC9F" w15:done="0"/>
  <w15:commentEx w15:paraId="313DBD2A" w15:done="0"/>
  <w15:commentEx w15:paraId="2CA5D56D" w15:done="0"/>
  <w15:commentEx w15:paraId="3D7EF097" w15:done="0"/>
  <w15:commentEx w15:paraId="51E897F6" w15:done="0"/>
  <w15:commentEx w15:paraId="49E7BE04" w15:done="0"/>
  <w15:commentEx w15:paraId="0BCFA43E" w15:done="0"/>
  <w15:commentEx w15:paraId="521AA7EA" w15:done="0"/>
  <w15:commentEx w15:paraId="1FF7F4FF" w15:paraIdParent="521AA7EA" w15:done="0"/>
  <w15:commentEx w15:paraId="57045BCB" w15:done="0"/>
  <w15:commentEx w15:paraId="5BB02AF2" w15:paraIdParent="57045BCB" w15:done="0"/>
  <w15:commentEx w15:paraId="05F1A449" w15:paraIdParent="57045BCB" w15:done="0"/>
  <w15:commentEx w15:paraId="78E34920" w15:done="0"/>
  <w15:commentEx w15:paraId="45C7AED2" w15:done="0"/>
  <w15:commentEx w15:paraId="0257DEAC" w15:done="0"/>
  <w15:commentEx w15:paraId="6A1D3B53" w15:done="0"/>
  <w15:commentEx w15:paraId="02E305EC" w15:done="0"/>
  <w15:commentEx w15:paraId="039F8FD2" w15:paraIdParent="02E305EC" w15:done="0"/>
  <w15:commentEx w15:paraId="67E0E068" w15:done="0"/>
  <w15:commentEx w15:paraId="5BCA8570" w15:done="0"/>
  <w15:commentEx w15:paraId="79A05E72" w15:done="0"/>
  <w15:commentEx w15:paraId="7C916AE3" w15:done="0"/>
  <w15:commentEx w15:paraId="4A6559B1" w15:done="0"/>
  <w15:commentEx w15:paraId="10C805A6" w15:done="0"/>
  <w15:commentEx w15:paraId="27586932" w15:done="0"/>
  <w15:commentEx w15:paraId="5FFE812C" w15:done="0"/>
  <w15:commentEx w15:paraId="236C84E1" w15:done="0"/>
  <w15:commentEx w15:paraId="1DFFC51F" w15:done="0"/>
  <w15:commentEx w15:paraId="1294022A" w15:done="0"/>
  <w15:commentEx w15:paraId="3B18E53B" w15:done="0"/>
  <w15:commentEx w15:paraId="0983F31D" w15:done="0"/>
  <w15:commentEx w15:paraId="729D98DC" w15:paraIdParent="0983F31D" w15:done="0"/>
  <w15:commentEx w15:paraId="514C427C" w15:done="0"/>
  <w15:commentEx w15:paraId="34FFF44D" w15:paraIdParent="514C427C" w15:done="0"/>
  <w15:commentEx w15:paraId="78DA051F" w15:done="0"/>
  <w15:commentEx w15:paraId="43113AAF" w15:paraIdParent="78DA05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12220" w16cex:dateUtc="2023-01-17T12:32:00Z"/>
  <w16cex:commentExtensible w16cex:durableId="2761601E" w16cex:dateUtc="2023-01-05T13:41:00Z"/>
  <w16cex:commentExtensible w16cex:durableId="27712711" w16cex:dateUtc="2023-01-17T12:54:00Z"/>
  <w16cex:commentExtensible w16cex:durableId="27712490" w16cex:dateUtc="2023-01-17T12:43:00Z"/>
  <w16cex:commentExtensible w16cex:durableId="27616050" w16cex:dateUtc="2023-01-05T13:42:00Z"/>
  <w16cex:commentExtensible w16cex:durableId="276160AB" w16cex:dateUtc="2023-01-05T13:43:00Z"/>
  <w16cex:commentExtensible w16cex:durableId="276160B6" w16cex:dateUtc="2023-01-05T13:44:00Z"/>
  <w16cex:commentExtensible w16cex:durableId="2761612F" w16cex:dateUtc="2023-01-05T13:46:00Z"/>
  <w16cex:commentExtensible w16cex:durableId="276161D0" w16cex:dateUtc="2023-01-05T13:48:00Z"/>
  <w16cex:commentExtensible w16cex:durableId="277128D7" w16cex:dateUtc="2023-01-17T13:01:00Z"/>
  <w16cex:commentExtensible w16cex:durableId="27617631" w16cex:dateUtc="2023-01-05T15:15:00Z"/>
  <w16cex:commentExtensible w16cex:durableId="27712947" w16cex:dateUtc="2023-01-17T13:03:00Z"/>
  <w16cex:commentExtensible w16cex:durableId="27617671" w16cex:dateUtc="2023-01-05T15:16:00Z"/>
  <w16cex:commentExtensible w16cex:durableId="27712984" w16cex:dateUtc="2023-01-17T13:04:00Z"/>
  <w16cex:commentExtensible w16cex:durableId="27712A5A" w16cex:dateUtc="2023-01-17T13:08:00Z"/>
  <w16cex:commentExtensible w16cex:durableId="27617C44" w16cex:dateUtc="2023-01-05T15:41:00Z"/>
  <w16cex:commentExtensible w16cex:durableId="27712B37" w16cex:dateUtc="2023-01-17T13:12:00Z"/>
  <w16cex:commentExtensible w16cex:durableId="27712B9C" w16cex:dateUtc="2023-01-17T13:13:00Z"/>
  <w16cex:commentExtensible w16cex:durableId="27712BCF" w16cex:dateUtc="2023-01-17T13:14:00Z"/>
  <w16cex:commentExtensible w16cex:durableId="27712BF3" w16cex:dateUtc="2023-01-17T13:15:00Z"/>
  <w16cex:commentExtensible w16cex:durableId="276177C0" w16cex:dateUtc="2023-01-05T15:22:00Z"/>
  <w16cex:commentExtensible w16cex:durableId="276177F3" w16cex:dateUtc="2023-01-05T15:23:00Z"/>
  <w16cex:commentExtensible w16cex:durableId="27712C7D" w16cex:dateUtc="2023-01-17T13:17:00Z"/>
  <w16cex:commentExtensible w16cex:durableId="27617889" w16cex:dateUtc="2023-01-05T15:25:00Z"/>
  <w16cex:commentExtensible w16cex:durableId="2761789F" w16cex:dateUtc="2023-01-05T15:26:00Z"/>
  <w16cex:commentExtensible w16cex:durableId="27617944" w16cex:dateUtc="2023-01-05T15:28:00Z"/>
  <w16cex:commentExtensible w16cex:durableId="2761790C" w16cex:dateUtc="2023-01-05T15:27:00Z"/>
  <w16cex:commentExtensible w16cex:durableId="276179A6" w16cex:dateUtc="2023-01-05T15:30:00Z"/>
  <w16cex:commentExtensible w16cex:durableId="27712D55" w16cex:dateUtc="2023-01-17T13:21:00Z"/>
  <w16cex:commentExtensible w16cex:durableId="276178E2" w16cex:dateUtc="2023-01-05T15:27:00Z"/>
  <w16cex:commentExtensible w16cex:durableId="27617A4A" w16cex:dateUtc="2023-01-05T15:33:00Z"/>
  <w16cex:commentExtensible w16cex:durableId="27617ADC" w16cex:dateUtc="2023-01-05T15:35:00Z"/>
  <w16cex:commentExtensible w16cex:durableId="27617AF7" w16cex:dateUtc="2023-01-05T15:36:00Z"/>
  <w16cex:commentExtensible w16cex:durableId="27617B29" w16cex:dateUtc="2023-01-05T15:36:00Z"/>
  <w16cex:commentExtensible w16cex:durableId="27617B56" w16cex:dateUtc="2023-01-05T15:37:00Z"/>
  <w16cex:commentExtensible w16cex:durableId="27617E8A" w16cex:dateUtc="2023-01-05T15:51:00Z"/>
  <w16cex:commentExtensible w16cex:durableId="27617B86" w16cex:dateUtc="2023-01-05T15:38:00Z"/>
  <w16cex:commentExtensible w16cex:durableId="27617BB2" w16cex:dateUtc="2023-01-05T15:39:00Z"/>
  <w16cex:commentExtensible w16cex:durableId="27617C55" w16cex:dateUtc="2023-01-05T15:41:00Z"/>
  <w16cex:commentExtensible w16cex:durableId="2771324D" w16cex:dateUtc="2023-01-17T13:42:00Z"/>
  <w16cex:commentExtensible w16cex:durableId="27617F44" w16cex:dateUtc="2023-01-05T15:54:00Z"/>
  <w16cex:commentExtensible w16cex:durableId="27618024" w16cex:dateUtc="2023-01-05T15:58:00Z"/>
  <w16cex:commentExtensible w16cex:durableId="277130E9" w16cex:dateUtc="2023-01-17T13:36:00Z"/>
  <w16cex:commentExtensible w16cex:durableId="2771316B" w16cex:dateUtc="2023-01-17T13:38:00Z"/>
  <w16cex:commentExtensible w16cex:durableId="27618036" w16cex:dateUtc="2023-01-05T15:58:00Z"/>
  <w16cex:commentExtensible w16cex:durableId="2761804E" w16cex:dateUtc="2023-01-05T15:58:00Z"/>
  <w16cex:commentExtensible w16cex:durableId="2761806F" w16cex:dateUtc="2023-01-05T15:59:00Z"/>
  <w16cex:commentExtensible w16cex:durableId="27618083" w16cex:dateUtc="2023-01-05T15:59:00Z"/>
  <w16cex:commentExtensible w16cex:durableId="27713457" w16cex:dateUtc="2023-01-17T13:51:00Z"/>
  <w16cex:commentExtensible w16cex:durableId="27713290" w16cex:dateUtc="2023-01-17T13:43:00Z"/>
  <w16cex:commentExtensible w16cex:durableId="2771354B" w16cex:dateUtc="2023-01-17T13:55:00Z"/>
  <w16cex:commentExtensible w16cex:durableId="276180FA" w16cex:dateUtc="2023-01-05T16:01:00Z"/>
  <w16cex:commentExtensible w16cex:durableId="2771350C" w16cex:dateUtc="2023-01-17T13:54:00Z"/>
  <w16cex:commentExtensible w16cex:durableId="27723574" w16cex:dateUtc="2023-01-18T08:08:00Z"/>
  <w16cex:commentExtensible w16cex:durableId="277233E6" w16cex:dateUtc="2023-01-18T08:01:00Z"/>
  <w16cex:commentExtensible w16cex:durableId="27723418" w16cex:dateUtc="2023-01-18T08:02:00Z"/>
  <w16cex:commentExtensible w16cex:durableId="277234BE" w16cex:dateUtc="2023-01-18T08:05:00Z"/>
  <w16cex:commentExtensible w16cex:durableId="2772344B" w16cex:dateUtc="2023-01-18T08:03:00Z"/>
  <w16cex:commentExtensible w16cex:durableId="27723546" w16cex:dateUtc="2023-01-18T08:07:00Z"/>
  <w16cex:commentExtensible w16cex:durableId="27723495" w16cex:dateUtc="2023-01-18T08:04:00Z"/>
  <w16cex:commentExtensible w16cex:durableId="27723624" w16cex:dateUtc="2023-01-18T08:11:00Z"/>
  <w16cex:commentExtensible w16cex:durableId="2772373A" w16cex:dateUtc="2023-01-18T08:15:00Z"/>
  <w16cex:commentExtensible w16cex:durableId="2761855C" w16cex:dateUtc="2023-01-05T16:20:00Z"/>
  <w16cex:commentExtensible w16cex:durableId="2772389D" w16cex:dateUtc="2023-01-18T08:21:00Z"/>
  <w16cex:commentExtensible w16cex:durableId="2761889A" w16cex:dateUtc="2023-01-05T16:34:00Z"/>
  <w16cex:commentExtensible w16cex:durableId="2761891A" w16cex:dateUtc="2023-01-05T16:36:00Z"/>
  <w16cex:commentExtensible w16cex:durableId="2772416B" w16cex:dateUtc="2023-01-18T08:59:00Z"/>
  <w16cex:commentExtensible w16cex:durableId="2772418E" w16cex:dateUtc="2023-01-18T08:59:00Z"/>
  <w16cex:commentExtensible w16cex:durableId="277241AE" w16cex:dateUtc="2023-01-18T09:00:00Z"/>
  <w16cex:commentExtensible w16cex:durableId="277241E7" w16cex:dateUtc="2023-01-18T09:01:00Z"/>
  <w16cex:commentExtensible w16cex:durableId="277B8796" w16cex:dateUtc="2023-01-25T09:48:00Z"/>
  <w16cex:commentExtensible w16cex:durableId="27618ABE" w16cex:dateUtc="2023-01-05T16:43:00Z"/>
  <w16cex:commentExtensible w16cex:durableId="277B8846" w16cex:dateUtc="2023-01-25T09:51:00Z"/>
  <w16cex:commentExtensible w16cex:durableId="27618B45" w16cex:dateUtc="2023-01-05T16:45:00Z"/>
  <w16cex:commentExtensible w16cex:durableId="277243A9" w16cex:dateUtc="2023-01-18T09:08:00Z"/>
  <w16cex:commentExtensible w16cex:durableId="27618B39" w16cex:dateUtc="2023-01-05T16:45:00Z"/>
  <w16cex:commentExtensible w16cex:durableId="277243BF" w16cex:dateUtc="2023-01-18T09:09:00Z"/>
  <w16cex:commentExtensible w16cex:durableId="2772442A" w16cex:dateUtc="2023-01-18T09:10:00Z"/>
  <w16cex:commentExtensible w16cex:durableId="27724553" w16cex:dateUtc="2023-01-18T09:15:00Z"/>
  <w16cex:commentExtensible w16cex:durableId="27724493" w16cex:dateUtc="2023-01-18T09:12:00Z"/>
  <w16cex:commentExtensible w16cex:durableId="27618C11" w16cex:dateUtc="2023-01-05T16:49:00Z"/>
  <w16cex:commentExtensible w16cex:durableId="277CFB3E" w16cex:dateUtc="2023-01-26T12:14:00Z"/>
  <w16cex:commentExtensible w16cex:durableId="277245CD" w16cex:dateUtc="2023-01-18T09:17:00Z"/>
  <w16cex:commentExtensible w16cex:durableId="27618F7B" w16cex:dateUtc="2023-01-05T17:03:00Z"/>
  <w16cex:commentExtensible w16cex:durableId="276190B3" w16cex:dateUtc="2023-01-05T17:08:00Z"/>
  <w16cex:commentExtensible w16cex:durableId="277247C1" w16cex:dateUtc="2023-01-18T09:26:00Z"/>
  <w16cex:commentExtensible w16cex:durableId="27619AF2" w16cex:dateUtc="2023-01-05T17:52:00Z"/>
  <w16cex:commentExtensible w16cex:durableId="277248DA" w16cex:dateUtc="2023-01-18T09:30:00Z"/>
  <w16cex:commentExtensible w16cex:durableId="27619BC8" w16cex:dateUtc="2023-01-05T17:56:00Z"/>
  <w16cex:commentExtensible w16cex:durableId="27619B96" w16cex:dateUtc="2023-01-05T17:55:00Z"/>
  <w16cex:commentExtensible w16cex:durableId="27724A1C" w16cex:dateUtc="2023-01-18T09:36:00Z"/>
  <w16cex:commentExtensible w16cex:durableId="27724B0D" w16cex:dateUtc="2023-01-18T09:40:00Z"/>
  <w16cex:commentExtensible w16cex:durableId="27619B7D" w16cex:dateUtc="2023-01-05T17:54:00Z"/>
  <w16cex:commentExtensible w16cex:durableId="27724988" w16cex:dateUtc="2023-01-18T09:33:00Z"/>
  <w16cex:commentExtensible w16cex:durableId="27724B8E" w16cex:dateUtc="2023-01-18T09:42:00Z"/>
  <w16cex:commentExtensible w16cex:durableId="27619C22" w16cex:dateUtc="2023-01-05T17:57:00Z"/>
  <w16cex:commentExtensible w16cex:durableId="27724A87" w16cex:dateUtc="2023-01-18T09:37:00Z"/>
  <w16cex:commentExtensible w16cex:durableId="27726ADD" w16cex:dateUtc="2023-01-18T11:55:00Z"/>
  <w16cex:commentExtensible w16cex:durableId="27619CFA" w16cex:dateUtc="2023-01-05T18:01:00Z"/>
  <w16cex:commentExtensible w16cex:durableId="277CFF08" w16cex:dateUtc="2023-01-26T12:30:00Z"/>
  <w16cex:commentExtensible w16cex:durableId="27726B94" w16cex:dateUtc="2023-01-18T11:59:00Z"/>
  <w16cex:commentExtensible w16cex:durableId="27726C22" w16cex:dateUtc="2023-01-18T12:01:00Z"/>
  <w16cex:commentExtensible w16cex:durableId="27726CE7" w16cex:dateUtc="2023-01-18T12:04:00Z"/>
  <w16cex:commentExtensible w16cex:durableId="27619EB6" w16cex:dateUtc="2023-01-05T18:08:00Z"/>
  <w16cex:commentExtensible w16cex:durableId="27726D83" w16cex:dateUtc="2023-01-18T12:07:00Z"/>
  <w16cex:commentExtensible w16cex:durableId="27726D0C" w16cex:dateUtc="2023-01-18T12:05:00Z"/>
  <w16cex:commentExtensible w16cex:durableId="27726DE1" w16cex:dateUtc="2023-01-18T12:08:00Z"/>
  <w16cex:commentExtensible w16cex:durableId="27619ED9" w16cex:dateUtc="2023-01-05T18:09:00Z"/>
  <w16cex:commentExtensible w16cex:durableId="276288FF" w16cex:dateUtc="2023-01-06T10:48:00Z"/>
  <w16cex:commentExtensible w16cex:durableId="27726F68" w16cex:dateUtc="2023-01-18T12:15:00Z"/>
  <w16cex:commentExtensible w16cex:durableId="27726FA4" w16cex:dateUtc="2023-01-18T12:16:00Z"/>
  <w16cex:commentExtensible w16cex:durableId="27727067" w16cex:dateUtc="2023-01-18T12:19:00Z"/>
  <w16cex:commentExtensible w16cex:durableId="276288E3" w16cex:dateUtc="2023-01-06T10:47:00Z"/>
  <w16cex:commentExtensible w16cex:durableId="276289B7" w16cex:dateUtc="2023-01-06T10:51:00Z"/>
  <w16cex:commentExtensible w16cex:durableId="2761A03A" w16cex:dateUtc="2023-01-05T18:15:00Z"/>
  <w16cex:commentExtensible w16cex:durableId="2762893F" w16cex:dateUtc="2023-01-06T10:49:00Z"/>
  <w16cex:commentExtensible w16cex:durableId="277271D3" w16cex:dateUtc="2023-01-18T12:25:00Z"/>
  <w16cex:commentExtensible w16cex:durableId="27628986" w16cex:dateUtc="2023-01-06T10:50:00Z"/>
  <w16cex:commentExtensible w16cex:durableId="276289F7" w16cex:dateUtc="2023-01-06T10:52:00Z"/>
  <w16cex:commentExtensible w16cex:durableId="27628A0E" w16cex:dateUtc="2023-01-06T10:52:00Z"/>
  <w16cex:commentExtensible w16cex:durableId="27727254" w16cex:dateUtc="2023-01-18T12:27:00Z"/>
  <w16cex:commentExtensible w16cex:durableId="277272AA" w16cex:dateUtc="2023-01-18T12:29:00Z"/>
  <w16cex:commentExtensible w16cex:durableId="277272E6" w16cex:dateUtc="2023-01-18T12:30:00Z"/>
  <w16cex:commentExtensible w16cex:durableId="27727321" w16cex:dateUtc="2023-01-18T12:31:00Z"/>
  <w16cex:commentExtensible w16cex:durableId="27628AB0" w16cex:dateUtc="2023-01-06T10:55:00Z"/>
  <w16cex:commentExtensible w16cex:durableId="27727C40" w16cex:dateUtc="2023-01-18T13:10:00Z"/>
  <w16cex:commentExtensible w16cex:durableId="2772741A" w16cex:dateUtc="2023-01-18T12:35:00Z"/>
  <w16cex:commentExtensible w16cex:durableId="27628AEB" w16cex:dateUtc="2023-01-06T10:56:00Z"/>
  <w16cex:commentExtensible w16cex:durableId="27727D0A" w16cex:dateUtc="2023-01-18T13:13:00Z"/>
  <w16cex:commentExtensible w16cex:durableId="27727D3B" w16cex:dateUtc="2023-01-18T13:14:00Z"/>
  <w16cex:commentExtensible w16cex:durableId="27628B11" w16cex:dateUtc="2023-01-06T10:57:00Z"/>
  <w16cex:commentExtensible w16cex:durableId="27628E34" w16cex:dateUtc="2023-01-06T11:10:00Z"/>
  <w16cex:commentExtensible w16cex:durableId="27628F38" w16cex:dateUtc="2023-01-06T11:14:00Z"/>
  <w16cex:commentExtensible w16cex:durableId="27628E81" w16cex:dateUtc="2023-01-06T11:11:00Z"/>
  <w16cex:commentExtensible w16cex:durableId="27727DCC" w16cex:dateUtc="2023-01-18T13:16:00Z"/>
  <w16cex:commentExtensible w16cex:durableId="27727DB3" w16cex:dateUtc="2023-01-18T13:16:00Z"/>
  <w16cex:commentExtensible w16cex:durableId="27628F8A" w16cex:dateUtc="2023-01-06T11:16:00Z"/>
  <w16cex:commentExtensible w16cex:durableId="27727F43" w16cex:dateUtc="2023-01-18T13:22:00Z"/>
  <w16cex:commentExtensible w16cex:durableId="27727F95" w16cex:dateUtc="2023-01-18T13:24:00Z"/>
  <w16cex:commentExtensible w16cex:durableId="27727FC0" w16cex:dateUtc="2023-01-18T13:25:00Z"/>
  <w16cex:commentExtensible w16cex:durableId="27728997" w16cex:dateUtc="2023-01-18T14:07:00Z"/>
  <w16cex:commentExtensible w16cex:durableId="27727FDF" w16cex:dateUtc="2023-01-18T13:25:00Z"/>
  <w16cex:commentExtensible w16cex:durableId="2772800A" w16cex:dateUtc="2023-01-18T13:26:00Z"/>
  <w16cex:commentExtensible w16cex:durableId="2762937C" w16cex:dateUtc="2023-01-06T11:33:00Z"/>
  <w16cex:commentExtensible w16cex:durableId="27629403" w16cex:dateUtc="2023-01-06T11:35:00Z"/>
  <w16cex:commentExtensible w16cex:durableId="27728040" w16cex:dateUtc="2023-01-18T13:27:00Z"/>
  <w16cex:commentExtensible w16cex:durableId="27629AC0" w16cex:dateUtc="2023-01-06T12:04:00Z"/>
  <w16cex:commentExtensible w16cex:durableId="2762953D" w16cex:dateUtc="2023-01-06T11:40:00Z"/>
  <w16cex:commentExtensible w16cex:durableId="277289C7" w16cex:dateUtc="2023-01-18T14:07:00Z"/>
  <w16cex:commentExtensible w16cex:durableId="27629AE1" w16cex:dateUtc="2023-01-06T12:04:00Z"/>
  <w16cex:commentExtensible w16cex:durableId="27629B60" w16cex:dateUtc="2023-01-06T12:06:00Z"/>
  <w16cex:commentExtensible w16cex:durableId="27629B8C" w16cex:dateUtc="2023-01-06T12:07:00Z"/>
  <w16cex:commentExtensible w16cex:durableId="27729022" w16cex:dateUtc="2023-01-18T14:34:00Z"/>
  <w16cex:commentExtensible w16cex:durableId="2762A1E8" w16cex:dateUtc="2023-01-06T12:34:00Z"/>
  <w16cex:commentExtensible w16cex:durableId="27629BEF" w16cex:dateUtc="2023-01-06T12:09:00Z"/>
  <w16cex:commentExtensible w16cex:durableId="2762A043" w16cex:dateUtc="2023-01-06T12:27:00Z"/>
  <w16cex:commentExtensible w16cex:durableId="27737B07" w16cex:dateUtc="2023-01-19T07:17:00Z"/>
  <w16cex:commentExtensible w16cex:durableId="27629C8F" w16cex:dateUtc="2023-01-06T12:11:00Z"/>
  <w16cex:commentExtensible w16cex:durableId="27629CA7" w16cex:dateUtc="2023-01-06T12:12:00Z"/>
  <w16cex:commentExtensible w16cex:durableId="27737AC5" w16cex:dateUtc="2023-01-19T07:16:00Z"/>
  <w16cex:commentExtensible w16cex:durableId="27629CBB" w16cex:dateUtc="2023-01-06T12:12:00Z"/>
  <w16cex:commentExtensible w16cex:durableId="27629D38" w16cex:dateUtc="2023-01-06T12:14:00Z"/>
  <w16cex:commentExtensible w16cex:durableId="27737C48" w16cex:dateUtc="2023-01-19T07:22:00Z"/>
  <w16cex:commentExtensible w16cex:durableId="27629F29" w16cex:dateUtc="2023-01-06T12:22:00Z"/>
  <w16cex:commentExtensible w16cex:durableId="27737CEC" w16cex:dateUtc="2023-01-19T07:25:00Z"/>
  <w16cex:commentExtensible w16cex:durableId="27737E4A" w16cex:dateUtc="2023-01-19T07:31:00Z"/>
  <w16cex:commentExtensible w16cex:durableId="2762ACBF" w16cex:dateUtc="2023-01-06T13:20:00Z"/>
  <w16cex:commentExtensible w16cex:durableId="27737EAF" w16cex:dateUtc="2023-01-19T07:32:00Z"/>
  <w16cex:commentExtensible w16cex:durableId="2762A84C" w16cex:dateUtc="2023-01-06T13:01:00Z"/>
  <w16cex:commentExtensible w16cex:durableId="2762A94A" w16cex:dateUtc="2023-01-06T13:06:00Z"/>
  <w16cex:commentExtensible w16cex:durableId="2762A986" w16cex:dateUtc="2023-01-06T13:07:00Z"/>
  <w16cex:commentExtensible w16cex:durableId="27737FBB" w16cex:dateUtc="2023-01-19T07:37:00Z"/>
  <w16cex:commentExtensible w16cex:durableId="27737FCF" w16cex:dateUtc="2023-01-19T07:37:00Z"/>
  <w16cex:commentExtensible w16cex:durableId="2762AA66" w16cex:dateUtc="2023-01-06T13:10:00Z"/>
  <w16cex:commentExtensible w16cex:durableId="2762AAA8" w16cex:dateUtc="2023-01-06T13:11:00Z"/>
  <w16cex:commentExtensible w16cex:durableId="2762AADE" w16cex:dateUtc="2023-01-06T13:12:00Z"/>
  <w16cex:commentExtensible w16cex:durableId="2773848F" w16cex:dateUtc="2023-01-19T07:57:00Z"/>
  <w16cex:commentExtensible w16cex:durableId="277385F1" w16cex:dateUtc="2023-01-19T08:03:00Z"/>
  <w16cex:commentExtensible w16cex:durableId="277387C2" w16cex:dateUtc="2023-01-19T08:11:00Z"/>
  <w16cex:commentExtensible w16cex:durableId="277387ED" w16cex:dateUtc="2023-01-19T08:12:00Z"/>
  <w16cex:commentExtensible w16cex:durableId="2773885E" w16cex:dateUtc="2023-01-19T08:14:00Z"/>
  <w16cex:commentExtensible w16cex:durableId="277388A2" w16cex:dateUtc="2023-01-19T08:15:00Z"/>
  <w16cex:commentExtensible w16cex:durableId="27738916" w16cex:dateUtc="2023-01-06T13:25:00Z"/>
  <w16cex:commentExtensible w16cex:durableId="2762ADC8" w16cex:dateUtc="2023-01-06T13:25:00Z"/>
  <w16cex:commentExtensible w16cex:durableId="2762AE6A" w16cex:dateUtc="2023-01-06T13:27:00Z"/>
  <w16cex:commentExtensible w16cex:durableId="27738994" w16cex:dateUtc="2023-01-19T08:19:00Z"/>
  <w16cex:commentExtensible w16cex:durableId="2762A9F4" w16cex:dateUtc="2023-01-06T13:08:00Z"/>
  <w16cex:commentExtensible w16cex:durableId="2762AC81" w16cex:dateUtc="2023-01-06T13:19:00Z"/>
  <w16cex:commentExtensible w16cex:durableId="277389A4" w16cex:dateUtc="2023-01-19T08:19:00Z"/>
  <w16cex:commentExtensible w16cex:durableId="27738B4B" w16cex:dateUtc="2023-01-19T08:26:00Z"/>
  <w16cex:commentExtensible w16cex:durableId="2762AF24" w16cex:dateUtc="2023-01-06T13:31:00Z"/>
  <w16cex:commentExtensible w16cex:durableId="27738BFC" w16cex:dateUtc="2023-01-19T08:29:00Z"/>
  <w16cex:commentExtensible w16cex:durableId="2762AEA1" w16cex:dateUtc="2023-01-06T13:28:00Z"/>
  <w16cex:commentExtensible w16cex:durableId="2762B033" w16cex:dateUtc="2023-01-06T13:35:00Z"/>
  <w16cex:commentExtensible w16cex:durableId="2762B09B" w16cex:dateUtc="2023-01-06T13:37:00Z"/>
  <w16cex:commentExtensible w16cex:durableId="27738DBE" w16cex:dateUtc="2023-01-19T08:37:00Z"/>
  <w16cex:commentExtensible w16cex:durableId="27738F20" w16cex:dateUtc="2023-01-19T08:42:00Z"/>
  <w16cex:commentExtensible w16cex:durableId="27738FFE" w16cex:dateUtc="2023-01-19T08:46:00Z"/>
  <w16cex:commentExtensible w16cex:durableId="2773912A" w16cex:dateUtc="2023-01-19T08:51:00Z"/>
  <w16cex:commentExtensible w16cex:durableId="27739228" w16cex:dateUtc="2023-01-19T08:55:00Z"/>
  <w16cex:commentExtensible w16cex:durableId="2773923D" w16cex:dateUtc="2023-01-19T08:56:00Z"/>
  <w16cex:commentExtensible w16cex:durableId="27739476" w16cex:dateUtc="2023-01-19T09:05:00Z"/>
  <w16cex:commentExtensible w16cex:durableId="27739499" w16cex:dateUtc="2023-01-19T09:06:00Z"/>
  <w16cex:commentExtensible w16cex:durableId="277395B5" w16cex:dateUtc="2023-01-19T09:11:00Z"/>
  <w16cex:commentExtensible w16cex:durableId="2762B264" w16cex:dateUtc="2023-01-06T13:44:00Z"/>
  <w16cex:commentExtensible w16cex:durableId="27739588" w16cex:dateUtc="2023-01-19T09:10:00Z"/>
  <w16cex:commentExtensible w16cex:durableId="27739ACA" w16cex:dateUtc="2023-01-19T09:32:00Z"/>
  <w16cex:commentExtensible w16cex:durableId="2762B35E" w16cex:dateUtc="2023-01-06T13:49:00Z"/>
  <w16cex:commentExtensible w16cex:durableId="2762B374" w16cex:dateUtc="2023-01-06T13:49:00Z"/>
  <w16cex:commentExtensible w16cex:durableId="2762B2E4" w16cex:dateUtc="2023-01-06T13:47:00Z"/>
  <w16cex:commentExtensible w16cex:durableId="27739AE6" w16cex:dateUtc="2023-01-19T09:33:00Z"/>
  <w16cex:commentExtensible w16cex:durableId="2762B0CB" w16cex:dateUtc="2023-01-06T13:38:00Z"/>
  <w16cex:commentExtensible w16cex:durableId="2762B1E5" w16cex:dateUtc="2023-01-06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0E64C" w16cid:durableId="27712220"/>
  <w16cid:commentId w16cid:paraId="4EE8DE0C" w16cid:durableId="2761601E"/>
  <w16cid:commentId w16cid:paraId="3D254F02" w16cid:durableId="27712711"/>
  <w16cid:commentId w16cid:paraId="691E7F5B" w16cid:durableId="27712490"/>
  <w16cid:commentId w16cid:paraId="1CEDCCD2" w16cid:durableId="27616050"/>
  <w16cid:commentId w16cid:paraId="1A0FC663" w16cid:durableId="276160AB"/>
  <w16cid:commentId w16cid:paraId="4FA97C32" w16cid:durableId="276160B6"/>
  <w16cid:commentId w16cid:paraId="646B29F4" w16cid:durableId="2761612F"/>
  <w16cid:commentId w16cid:paraId="0CF3FDF3" w16cid:durableId="276161D0"/>
  <w16cid:commentId w16cid:paraId="77FC0A26" w16cid:durableId="277128D7"/>
  <w16cid:commentId w16cid:paraId="7F07F838" w16cid:durableId="27617631"/>
  <w16cid:commentId w16cid:paraId="0505A2F9" w16cid:durableId="27712947"/>
  <w16cid:commentId w16cid:paraId="61C353BF" w16cid:durableId="27617671"/>
  <w16cid:commentId w16cid:paraId="679F7446" w16cid:durableId="27712984"/>
  <w16cid:commentId w16cid:paraId="521A1323" w16cid:durableId="27712A5A"/>
  <w16cid:commentId w16cid:paraId="1671E382" w16cid:durableId="27617C44"/>
  <w16cid:commentId w16cid:paraId="557424D3" w16cid:durableId="27712B37"/>
  <w16cid:commentId w16cid:paraId="51E7C507" w16cid:durableId="27712B9C"/>
  <w16cid:commentId w16cid:paraId="79C8A9E5" w16cid:durableId="27712BCF"/>
  <w16cid:commentId w16cid:paraId="001CD303" w16cid:durableId="27712BF3"/>
  <w16cid:commentId w16cid:paraId="3128DD2A" w16cid:durableId="276177C0"/>
  <w16cid:commentId w16cid:paraId="3D3BB5D9" w16cid:durableId="276177F3"/>
  <w16cid:commentId w16cid:paraId="7BFC12FD" w16cid:durableId="27712C7D"/>
  <w16cid:commentId w16cid:paraId="6878637F" w16cid:durableId="27617889"/>
  <w16cid:commentId w16cid:paraId="2CD2D6B9" w16cid:durableId="2761789F"/>
  <w16cid:commentId w16cid:paraId="3D7E0B49" w16cid:durableId="27617944"/>
  <w16cid:commentId w16cid:paraId="289BC3EE" w16cid:durableId="2761790C"/>
  <w16cid:commentId w16cid:paraId="33E7E0E0" w16cid:durableId="276179A6"/>
  <w16cid:commentId w16cid:paraId="6B4FCB29" w16cid:durableId="27712D55"/>
  <w16cid:commentId w16cid:paraId="47A82562" w16cid:durableId="276178E2"/>
  <w16cid:commentId w16cid:paraId="67AF4BF6" w16cid:durableId="27617A4A"/>
  <w16cid:commentId w16cid:paraId="38926E50" w16cid:durableId="27617ADC"/>
  <w16cid:commentId w16cid:paraId="0BD18093" w16cid:durableId="27617AF7"/>
  <w16cid:commentId w16cid:paraId="4E8A1EBB" w16cid:durableId="27617B29"/>
  <w16cid:commentId w16cid:paraId="16612E2B" w16cid:durableId="27617B56"/>
  <w16cid:commentId w16cid:paraId="06B5A6BE" w16cid:durableId="27617E8A"/>
  <w16cid:commentId w16cid:paraId="35BA45EB" w16cid:durableId="27617B86"/>
  <w16cid:commentId w16cid:paraId="7FF8ED25" w16cid:durableId="27617BB2"/>
  <w16cid:commentId w16cid:paraId="5975D7FC" w16cid:durableId="27617C55"/>
  <w16cid:commentId w16cid:paraId="78F7E9A7" w16cid:durableId="2771324D"/>
  <w16cid:commentId w16cid:paraId="348B4C11" w16cid:durableId="27617F44"/>
  <w16cid:commentId w16cid:paraId="12BB54C1" w16cid:durableId="27618024"/>
  <w16cid:commentId w16cid:paraId="1B5A3BDC" w16cid:durableId="277130E9"/>
  <w16cid:commentId w16cid:paraId="7F5B73C7" w16cid:durableId="2771316B"/>
  <w16cid:commentId w16cid:paraId="50C3596A" w16cid:durableId="27618036"/>
  <w16cid:commentId w16cid:paraId="2AF0ED72" w16cid:durableId="2761804E"/>
  <w16cid:commentId w16cid:paraId="57830206" w16cid:durableId="2761806F"/>
  <w16cid:commentId w16cid:paraId="0C72E35E" w16cid:durableId="27618083"/>
  <w16cid:commentId w16cid:paraId="6267E5CE" w16cid:durableId="27713457"/>
  <w16cid:commentId w16cid:paraId="1D630ED5" w16cid:durableId="27713290"/>
  <w16cid:commentId w16cid:paraId="3B687BE9" w16cid:durableId="2771354B"/>
  <w16cid:commentId w16cid:paraId="30BD0DE8" w16cid:durableId="276180FA"/>
  <w16cid:commentId w16cid:paraId="1EF5AA68" w16cid:durableId="2771350C"/>
  <w16cid:commentId w16cid:paraId="72ACACE6" w16cid:durableId="27723574"/>
  <w16cid:commentId w16cid:paraId="57E2E409" w16cid:durableId="277233E6"/>
  <w16cid:commentId w16cid:paraId="11F714CD" w16cid:durableId="27723418"/>
  <w16cid:commentId w16cid:paraId="27C552D2" w16cid:durableId="277234BE"/>
  <w16cid:commentId w16cid:paraId="4154FDED" w16cid:durableId="2772344B"/>
  <w16cid:commentId w16cid:paraId="7080289B" w16cid:durableId="27723546"/>
  <w16cid:commentId w16cid:paraId="197BE749" w16cid:durableId="27723495"/>
  <w16cid:commentId w16cid:paraId="27EA6BD4" w16cid:durableId="27723624"/>
  <w16cid:commentId w16cid:paraId="3358BA55" w16cid:durableId="2772373A"/>
  <w16cid:commentId w16cid:paraId="24205899" w16cid:durableId="2761855C"/>
  <w16cid:commentId w16cid:paraId="5092BAB1" w16cid:durableId="2772389D"/>
  <w16cid:commentId w16cid:paraId="7EDEE43E" w16cid:durableId="2761889A"/>
  <w16cid:commentId w16cid:paraId="069C3D8C" w16cid:durableId="2761891A"/>
  <w16cid:commentId w16cid:paraId="37ABFD64" w16cid:durableId="2772416B"/>
  <w16cid:commentId w16cid:paraId="3CF5346B" w16cid:durableId="2772418E"/>
  <w16cid:commentId w16cid:paraId="636F634A" w16cid:durableId="277241AE"/>
  <w16cid:commentId w16cid:paraId="3B4C9E93" w16cid:durableId="277241E7"/>
  <w16cid:commentId w16cid:paraId="742E8276" w16cid:durableId="277B8796"/>
  <w16cid:commentId w16cid:paraId="39DD1EDA" w16cid:durableId="27618ABE"/>
  <w16cid:commentId w16cid:paraId="2FF64D87" w16cid:durableId="277B8846"/>
  <w16cid:commentId w16cid:paraId="158BC485" w16cid:durableId="27618B45"/>
  <w16cid:commentId w16cid:paraId="0B1A809D" w16cid:durableId="277243A9"/>
  <w16cid:commentId w16cid:paraId="1A4E7AD2" w16cid:durableId="27618B39"/>
  <w16cid:commentId w16cid:paraId="3F8E7571" w16cid:durableId="277243BF"/>
  <w16cid:commentId w16cid:paraId="3698CFFF" w16cid:durableId="2772442A"/>
  <w16cid:commentId w16cid:paraId="775E3365" w16cid:durableId="27724553"/>
  <w16cid:commentId w16cid:paraId="4F22EFEB" w16cid:durableId="27724493"/>
  <w16cid:commentId w16cid:paraId="0399437D" w16cid:durableId="27618C11"/>
  <w16cid:commentId w16cid:paraId="1F0C08ED" w16cid:durableId="277CFB3E"/>
  <w16cid:commentId w16cid:paraId="3F381FB3" w16cid:durableId="277245CD"/>
  <w16cid:commentId w16cid:paraId="2D028F21" w16cid:durableId="27618F7B"/>
  <w16cid:commentId w16cid:paraId="2C8B0986" w16cid:durableId="276190B3"/>
  <w16cid:commentId w16cid:paraId="06EF8A63" w16cid:durableId="277247C1"/>
  <w16cid:commentId w16cid:paraId="30E8C3FC" w16cid:durableId="27619AF2"/>
  <w16cid:commentId w16cid:paraId="716FDC43" w16cid:durableId="277248DA"/>
  <w16cid:commentId w16cid:paraId="58BC157A" w16cid:durableId="27619BC8"/>
  <w16cid:commentId w16cid:paraId="40477803" w16cid:durableId="27619B96"/>
  <w16cid:commentId w16cid:paraId="1A150BE0" w16cid:durableId="27724A1C"/>
  <w16cid:commentId w16cid:paraId="172DC7E4" w16cid:durableId="27724B0D"/>
  <w16cid:commentId w16cid:paraId="61CC3ABC" w16cid:durableId="27619B7D"/>
  <w16cid:commentId w16cid:paraId="09B52DE7" w16cid:durableId="27724988"/>
  <w16cid:commentId w16cid:paraId="1C6BA39D" w16cid:durableId="27724B8E"/>
  <w16cid:commentId w16cid:paraId="03D91917" w16cid:durableId="27619C22"/>
  <w16cid:commentId w16cid:paraId="6943168C" w16cid:durableId="27724A87"/>
  <w16cid:commentId w16cid:paraId="266C338E" w16cid:durableId="27726ADD"/>
  <w16cid:commentId w16cid:paraId="08829E0D" w16cid:durableId="27619CFA"/>
  <w16cid:commentId w16cid:paraId="0B662E42" w16cid:durableId="277CFF08"/>
  <w16cid:commentId w16cid:paraId="3A710C79" w16cid:durableId="27726B94"/>
  <w16cid:commentId w16cid:paraId="2B10A00B" w16cid:durableId="27726C22"/>
  <w16cid:commentId w16cid:paraId="56ACB13B" w16cid:durableId="27726CE7"/>
  <w16cid:commentId w16cid:paraId="02F1A168" w16cid:durableId="27619EB6"/>
  <w16cid:commentId w16cid:paraId="039C3046" w16cid:durableId="27726D83"/>
  <w16cid:commentId w16cid:paraId="40E06E99" w16cid:durableId="27726D0C"/>
  <w16cid:commentId w16cid:paraId="3A3D0492" w16cid:durableId="27726DE1"/>
  <w16cid:commentId w16cid:paraId="09A8C550" w16cid:durableId="27619ED9"/>
  <w16cid:commentId w16cid:paraId="784DC5C7" w16cid:durableId="276288FF"/>
  <w16cid:commentId w16cid:paraId="221D410B" w16cid:durableId="27726F68"/>
  <w16cid:commentId w16cid:paraId="01A78F00" w16cid:durableId="27726FA4"/>
  <w16cid:commentId w16cid:paraId="6DCF0449" w16cid:durableId="27727067"/>
  <w16cid:commentId w16cid:paraId="058C0252" w16cid:durableId="276288E3"/>
  <w16cid:commentId w16cid:paraId="023AF22B" w16cid:durableId="276289B7"/>
  <w16cid:commentId w16cid:paraId="1BAADD30" w16cid:durableId="2761A03A"/>
  <w16cid:commentId w16cid:paraId="0B0B1D86" w16cid:durableId="2762893F"/>
  <w16cid:commentId w16cid:paraId="09734198" w16cid:durableId="277271D3"/>
  <w16cid:commentId w16cid:paraId="1174CC43" w16cid:durableId="27628986"/>
  <w16cid:commentId w16cid:paraId="0DB038DF" w16cid:durableId="276289F7"/>
  <w16cid:commentId w16cid:paraId="654AC76F" w16cid:durableId="27628A0E"/>
  <w16cid:commentId w16cid:paraId="5D71B39C" w16cid:durableId="27727254"/>
  <w16cid:commentId w16cid:paraId="4B71AFF6" w16cid:durableId="277272AA"/>
  <w16cid:commentId w16cid:paraId="34F13546" w16cid:durableId="277272E6"/>
  <w16cid:commentId w16cid:paraId="69B767CF" w16cid:durableId="27727321"/>
  <w16cid:commentId w16cid:paraId="38423AD4" w16cid:durableId="27628AB0"/>
  <w16cid:commentId w16cid:paraId="77DF4AEF" w16cid:durableId="27727C40"/>
  <w16cid:commentId w16cid:paraId="7DAF567C" w16cid:durableId="2772741A"/>
  <w16cid:commentId w16cid:paraId="0FF6D713" w16cid:durableId="27628AEB"/>
  <w16cid:commentId w16cid:paraId="678E5D08" w16cid:durableId="27727D0A"/>
  <w16cid:commentId w16cid:paraId="6650E513" w16cid:durableId="27727D3B"/>
  <w16cid:commentId w16cid:paraId="1109A5E8" w16cid:durableId="27628B11"/>
  <w16cid:commentId w16cid:paraId="2D2D03E2" w16cid:durableId="27628E34"/>
  <w16cid:commentId w16cid:paraId="610BDB91" w16cid:durableId="27628F38"/>
  <w16cid:commentId w16cid:paraId="15E1D6B7" w16cid:durableId="27628E81"/>
  <w16cid:commentId w16cid:paraId="688E4B66" w16cid:durableId="27727DCC"/>
  <w16cid:commentId w16cid:paraId="11F8742F" w16cid:durableId="27727DB3"/>
  <w16cid:commentId w16cid:paraId="2A1F2EBA" w16cid:durableId="27628F8A"/>
  <w16cid:commentId w16cid:paraId="6377F1F0" w16cid:durableId="27727F43"/>
  <w16cid:commentId w16cid:paraId="7D908CF4" w16cid:durableId="27727F95"/>
  <w16cid:commentId w16cid:paraId="5D74A2D7" w16cid:durableId="27727FC0"/>
  <w16cid:commentId w16cid:paraId="0F4B69C3" w16cid:durableId="27728997"/>
  <w16cid:commentId w16cid:paraId="4A83761B" w16cid:durableId="27727FDF"/>
  <w16cid:commentId w16cid:paraId="1B29D0A9" w16cid:durableId="2772800A"/>
  <w16cid:commentId w16cid:paraId="18AA3D41" w16cid:durableId="2762937C"/>
  <w16cid:commentId w16cid:paraId="692AB1B9" w16cid:durableId="27629403"/>
  <w16cid:commentId w16cid:paraId="71FA60E5" w16cid:durableId="27728040"/>
  <w16cid:commentId w16cid:paraId="52EC8FD5" w16cid:durableId="27629AC0"/>
  <w16cid:commentId w16cid:paraId="06460C66" w16cid:durableId="2762953D"/>
  <w16cid:commentId w16cid:paraId="7518D45C" w16cid:durableId="277289C7"/>
  <w16cid:commentId w16cid:paraId="067D7236" w16cid:durableId="27629AE1"/>
  <w16cid:commentId w16cid:paraId="43E86D3E" w16cid:durableId="27629B60"/>
  <w16cid:commentId w16cid:paraId="2825AD48" w16cid:durableId="27629B8C"/>
  <w16cid:commentId w16cid:paraId="61D137AE" w16cid:durableId="27729022"/>
  <w16cid:commentId w16cid:paraId="15D6D9AD" w16cid:durableId="2762A1E8"/>
  <w16cid:commentId w16cid:paraId="0904C006" w16cid:durableId="27629BEF"/>
  <w16cid:commentId w16cid:paraId="4C577605" w16cid:durableId="2762A043"/>
  <w16cid:commentId w16cid:paraId="0D18EF64" w16cid:durableId="27737B07"/>
  <w16cid:commentId w16cid:paraId="4C3C2A78" w16cid:durableId="27629C8F"/>
  <w16cid:commentId w16cid:paraId="70EB6398" w16cid:durableId="27629CA7"/>
  <w16cid:commentId w16cid:paraId="6717CF78" w16cid:durableId="27737AC5"/>
  <w16cid:commentId w16cid:paraId="3DCC52CB" w16cid:durableId="27629CBB"/>
  <w16cid:commentId w16cid:paraId="66968D1A" w16cid:durableId="27629D38"/>
  <w16cid:commentId w16cid:paraId="35730924" w16cid:durableId="27737C48"/>
  <w16cid:commentId w16cid:paraId="2A47986F" w16cid:durableId="27629F29"/>
  <w16cid:commentId w16cid:paraId="3D19B1A8" w16cid:durableId="27737CEC"/>
  <w16cid:commentId w16cid:paraId="0677B4A7" w16cid:durableId="27737E4A"/>
  <w16cid:commentId w16cid:paraId="314B1E0A" w16cid:durableId="2762ACBF"/>
  <w16cid:commentId w16cid:paraId="4D7ED6E2" w16cid:durableId="27737EAF"/>
  <w16cid:commentId w16cid:paraId="2E1294E6" w16cid:durableId="2762A84C"/>
  <w16cid:commentId w16cid:paraId="61FE50B3" w16cid:durableId="2762A94A"/>
  <w16cid:commentId w16cid:paraId="1DDD7F23" w16cid:durableId="2762A986"/>
  <w16cid:commentId w16cid:paraId="59862C36" w16cid:durableId="27737FBB"/>
  <w16cid:commentId w16cid:paraId="45F7DD01" w16cid:durableId="27737FCF"/>
  <w16cid:commentId w16cid:paraId="2268B13F" w16cid:durableId="2762AA66"/>
  <w16cid:commentId w16cid:paraId="138E7902" w16cid:durableId="2762AAA8"/>
  <w16cid:commentId w16cid:paraId="4E106CB2" w16cid:durableId="2762AADE"/>
  <w16cid:commentId w16cid:paraId="6790253C" w16cid:durableId="2773848F"/>
  <w16cid:commentId w16cid:paraId="1951AC9F" w16cid:durableId="277385F1"/>
  <w16cid:commentId w16cid:paraId="313DBD2A" w16cid:durableId="277387C2"/>
  <w16cid:commentId w16cid:paraId="2CA5D56D" w16cid:durableId="277387ED"/>
  <w16cid:commentId w16cid:paraId="3D7EF097" w16cid:durableId="2773885E"/>
  <w16cid:commentId w16cid:paraId="51E897F6" w16cid:durableId="277388A2"/>
  <w16cid:commentId w16cid:paraId="49E7BE04" w16cid:durableId="27738916"/>
  <w16cid:commentId w16cid:paraId="0BCFA43E" w16cid:durableId="2762ADC8"/>
  <w16cid:commentId w16cid:paraId="521AA7EA" w16cid:durableId="2762AE6A"/>
  <w16cid:commentId w16cid:paraId="1FF7F4FF" w16cid:durableId="27738994"/>
  <w16cid:commentId w16cid:paraId="57045BCB" w16cid:durableId="2762A9F4"/>
  <w16cid:commentId w16cid:paraId="5BB02AF2" w16cid:durableId="2762AC81"/>
  <w16cid:commentId w16cid:paraId="05F1A449" w16cid:durableId="277389A4"/>
  <w16cid:commentId w16cid:paraId="78E34920" w16cid:durableId="27738B4B"/>
  <w16cid:commentId w16cid:paraId="45C7AED2" w16cid:durableId="2762AF24"/>
  <w16cid:commentId w16cid:paraId="0257DEAC" w16cid:durableId="27738BFC"/>
  <w16cid:commentId w16cid:paraId="6A1D3B53" w16cid:durableId="2762AEA1"/>
  <w16cid:commentId w16cid:paraId="02E305EC" w16cid:durableId="2762B033"/>
  <w16cid:commentId w16cid:paraId="039F8FD2" w16cid:durableId="2762B09B"/>
  <w16cid:commentId w16cid:paraId="67E0E068" w16cid:durableId="27738DBE"/>
  <w16cid:commentId w16cid:paraId="5BCA8570" w16cid:durableId="27738F20"/>
  <w16cid:commentId w16cid:paraId="79A05E72" w16cid:durableId="27738FFE"/>
  <w16cid:commentId w16cid:paraId="7C916AE3" w16cid:durableId="2773912A"/>
  <w16cid:commentId w16cid:paraId="4A6559B1" w16cid:durableId="27739228"/>
  <w16cid:commentId w16cid:paraId="10C805A6" w16cid:durableId="2773923D"/>
  <w16cid:commentId w16cid:paraId="27586932" w16cid:durableId="27739476"/>
  <w16cid:commentId w16cid:paraId="5FFE812C" w16cid:durableId="27739499"/>
  <w16cid:commentId w16cid:paraId="236C84E1" w16cid:durableId="277395B5"/>
  <w16cid:commentId w16cid:paraId="1DFFC51F" w16cid:durableId="2762B264"/>
  <w16cid:commentId w16cid:paraId="1294022A" w16cid:durableId="27739588"/>
  <w16cid:commentId w16cid:paraId="3B18E53B" w16cid:durableId="27739ACA"/>
  <w16cid:commentId w16cid:paraId="0983F31D" w16cid:durableId="2762B35E"/>
  <w16cid:commentId w16cid:paraId="729D98DC" w16cid:durableId="2762B374"/>
  <w16cid:commentId w16cid:paraId="514C427C" w16cid:durableId="2762B2E4"/>
  <w16cid:commentId w16cid:paraId="34FFF44D" w16cid:durableId="27739AE6"/>
  <w16cid:commentId w16cid:paraId="78DA051F" w16cid:durableId="2762B0CB"/>
  <w16cid:commentId w16cid:paraId="43113AAF" w16cid:durableId="2762B1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is Bachmann">
    <w15:presenceInfo w15:providerId="AD" w15:userId="S::iris.bachmann@mhb-fontane.de::e69a39ab-26e0-4914-9d5c-e89664b131ae"/>
  </w15:person>
  <w15:person w15:author="Gregory Dame">
    <w15:presenceInfo w15:providerId="AD" w15:userId="S::gregory.dame@mhb-fontane.de::c0a98d73-560c-415f-9d33-71aca19fa2a3"/>
  </w15:person>
  <w15:person w15:author="Julius Rublack">
    <w15:presenceInfo w15:providerId="Windows Live" w15:userId="745d74a4dee6b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A5"/>
    <w:rsid w:val="00001DC6"/>
    <w:rsid w:val="00002A31"/>
    <w:rsid w:val="00005ED1"/>
    <w:rsid w:val="00017C24"/>
    <w:rsid w:val="00017EE7"/>
    <w:rsid w:val="00021746"/>
    <w:rsid w:val="000308FB"/>
    <w:rsid w:val="00033925"/>
    <w:rsid w:val="000623DC"/>
    <w:rsid w:val="00063E24"/>
    <w:rsid w:val="0007305A"/>
    <w:rsid w:val="00094361"/>
    <w:rsid w:val="00102B4E"/>
    <w:rsid w:val="00105C2E"/>
    <w:rsid w:val="00112CDD"/>
    <w:rsid w:val="0012128F"/>
    <w:rsid w:val="00127053"/>
    <w:rsid w:val="0013484D"/>
    <w:rsid w:val="00153EC8"/>
    <w:rsid w:val="00165ECD"/>
    <w:rsid w:val="00180D10"/>
    <w:rsid w:val="00181FA4"/>
    <w:rsid w:val="001A2929"/>
    <w:rsid w:val="001C2841"/>
    <w:rsid w:val="001C775F"/>
    <w:rsid w:val="001D4186"/>
    <w:rsid w:val="001D7C22"/>
    <w:rsid w:val="001E0545"/>
    <w:rsid w:val="001E3222"/>
    <w:rsid w:val="00207E67"/>
    <w:rsid w:val="00251BCA"/>
    <w:rsid w:val="00254B62"/>
    <w:rsid w:val="0027240A"/>
    <w:rsid w:val="00291F9E"/>
    <w:rsid w:val="00292F1D"/>
    <w:rsid w:val="002D1F26"/>
    <w:rsid w:val="00301C65"/>
    <w:rsid w:val="00310F8D"/>
    <w:rsid w:val="00314DAA"/>
    <w:rsid w:val="00326700"/>
    <w:rsid w:val="00366AC1"/>
    <w:rsid w:val="00366E9B"/>
    <w:rsid w:val="003857AD"/>
    <w:rsid w:val="003A4D58"/>
    <w:rsid w:val="003D50DE"/>
    <w:rsid w:val="003F1AAB"/>
    <w:rsid w:val="003F21A5"/>
    <w:rsid w:val="0046469F"/>
    <w:rsid w:val="004840A9"/>
    <w:rsid w:val="004841C5"/>
    <w:rsid w:val="0048476B"/>
    <w:rsid w:val="004A3A26"/>
    <w:rsid w:val="004A3F55"/>
    <w:rsid w:val="004C48AA"/>
    <w:rsid w:val="004D1F5E"/>
    <w:rsid w:val="004D69CD"/>
    <w:rsid w:val="004D6DD7"/>
    <w:rsid w:val="00503EEC"/>
    <w:rsid w:val="0051247D"/>
    <w:rsid w:val="00527ACA"/>
    <w:rsid w:val="005455CD"/>
    <w:rsid w:val="00547FC5"/>
    <w:rsid w:val="00554454"/>
    <w:rsid w:val="0056508F"/>
    <w:rsid w:val="005935E5"/>
    <w:rsid w:val="005951ED"/>
    <w:rsid w:val="005B3616"/>
    <w:rsid w:val="005D59F2"/>
    <w:rsid w:val="005D7860"/>
    <w:rsid w:val="005E29DB"/>
    <w:rsid w:val="005F01CB"/>
    <w:rsid w:val="006441EB"/>
    <w:rsid w:val="006737AA"/>
    <w:rsid w:val="006869D0"/>
    <w:rsid w:val="006A700F"/>
    <w:rsid w:val="006C6733"/>
    <w:rsid w:val="006F49DC"/>
    <w:rsid w:val="006F6C5D"/>
    <w:rsid w:val="00735A4F"/>
    <w:rsid w:val="007445B6"/>
    <w:rsid w:val="00761547"/>
    <w:rsid w:val="007879A1"/>
    <w:rsid w:val="007B4110"/>
    <w:rsid w:val="007B4D40"/>
    <w:rsid w:val="007B6B7C"/>
    <w:rsid w:val="007D2CF9"/>
    <w:rsid w:val="00826AB5"/>
    <w:rsid w:val="008B75C4"/>
    <w:rsid w:val="00902023"/>
    <w:rsid w:val="00905960"/>
    <w:rsid w:val="0091600E"/>
    <w:rsid w:val="00917B49"/>
    <w:rsid w:val="00921A85"/>
    <w:rsid w:val="0092270A"/>
    <w:rsid w:val="0099023F"/>
    <w:rsid w:val="00996795"/>
    <w:rsid w:val="009B0373"/>
    <w:rsid w:val="009B1E10"/>
    <w:rsid w:val="009B3585"/>
    <w:rsid w:val="009E0018"/>
    <w:rsid w:val="009F403A"/>
    <w:rsid w:val="00A06FC5"/>
    <w:rsid w:val="00A070E9"/>
    <w:rsid w:val="00A10064"/>
    <w:rsid w:val="00A171D9"/>
    <w:rsid w:val="00A21A21"/>
    <w:rsid w:val="00A2493B"/>
    <w:rsid w:val="00A430F2"/>
    <w:rsid w:val="00A443D5"/>
    <w:rsid w:val="00A56237"/>
    <w:rsid w:val="00A733DF"/>
    <w:rsid w:val="00A77F1E"/>
    <w:rsid w:val="00B05A1A"/>
    <w:rsid w:val="00B41AE7"/>
    <w:rsid w:val="00B43B35"/>
    <w:rsid w:val="00B5710A"/>
    <w:rsid w:val="00B80342"/>
    <w:rsid w:val="00BA0DE5"/>
    <w:rsid w:val="00BC0D73"/>
    <w:rsid w:val="00BD7F04"/>
    <w:rsid w:val="00BE7DB2"/>
    <w:rsid w:val="00C032DC"/>
    <w:rsid w:val="00C33F8D"/>
    <w:rsid w:val="00C40DFD"/>
    <w:rsid w:val="00C458BF"/>
    <w:rsid w:val="00C969F6"/>
    <w:rsid w:val="00CC1107"/>
    <w:rsid w:val="00CC56EF"/>
    <w:rsid w:val="00CD04B3"/>
    <w:rsid w:val="00CD3343"/>
    <w:rsid w:val="00CE2F9B"/>
    <w:rsid w:val="00D34775"/>
    <w:rsid w:val="00D6670D"/>
    <w:rsid w:val="00D72A9B"/>
    <w:rsid w:val="00D81574"/>
    <w:rsid w:val="00D91AAD"/>
    <w:rsid w:val="00DA5746"/>
    <w:rsid w:val="00DB6A50"/>
    <w:rsid w:val="00DE08B5"/>
    <w:rsid w:val="00DE2B54"/>
    <w:rsid w:val="00DF042E"/>
    <w:rsid w:val="00E01777"/>
    <w:rsid w:val="00E15989"/>
    <w:rsid w:val="00E209EC"/>
    <w:rsid w:val="00E2378A"/>
    <w:rsid w:val="00E25935"/>
    <w:rsid w:val="00E45DBF"/>
    <w:rsid w:val="00E4740A"/>
    <w:rsid w:val="00E81140"/>
    <w:rsid w:val="00E93363"/>
    <w:rsid w:val="00EA648F"/>
    <w:rsid w:val="00EB1656"/>
    <w:rsid w:val="00EC4E85"/>
    <w:rsid w:val="00ED2451"/>
    <w:rsid w:val="00EE2F60"/>
    <w:rsid w:val="00F1064C"/>
    <w:rsid w:val="00F1101D"/>
    <w:rsid w:val="00F25337"/>
    <w:rsid w:val="00F40159"/>
    <w:rsid w:val="00F4057A"/>
    <w:rsid w:val="00F50366"/>
    <w:rsid w:val="00F77AE0"/>
    <w:rsid w:val="00F821BF"/>
    <w:rsid w:val="00F94E65"/>
    <w:rsid w:val="00F95D5B"/>
    <w:rsid w:val="00F95E0F"/>
    <w:rsid w:val="00FB3450"/>
    <w:rsid w:val="00FB3695"/>
    <w:rsid w:val="00FE4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CA72"/>
  <w15:chartTrackingRefBased/>
  <w15:docId w15:val="{1D617C23-C45D-4FB0-890F-92773CF5C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rarbeitung">
    <w:name w:val="Revision"/>
    <w:hidden/>
    <w:uiPriority w:val="99"/>
    <w:semiHidden/>
    <w:rsid w:val="00C458BF"/>
    <w:pPr>
      <w:spacing w:after="0" w:line="240" w:lineRule="auto"/>
    </w:pPr>
  </w:style>
  <w:style w:type="character" w:styleId="Kommentarzeichen">
    <w:name w:val="annotation reference"/>
    <w:basedOn w:val="Absatz-Standardschriftart"/>
    <w:uiPriority w:val="99"/>
    <w:semiHidden/>
    <w:unhideWhenUsed/>
    <w:rsid w:val="00C458BF"/>
    <w:rPr>
      <w:sz w:val="16"/>
      <w:szCs w:val="16"/>
    </w:rPr>
  </w:style>
  <w:style w:type="paragraph" w:styleId="Kommentartext">
    <w:name w:val="annotation text"/>
    <w:basedOn w:val="Standard"/>
    <w:link w:val="KommentartextZchn"/>
    <w:uiPriority w:val="99"/>
    <w:unhideWhenUsed/>
    <w:rsid w:val="00C458BF"/>
    <w:pPr>
      <w:spacing w:line="240" w:lineRule="auto"/>
    </w:pPr>
    <w:rPr>
      <w:sz w:val="20"/>
      <w:szCs w:val="20"/>
    </w:rPr>
  </w:style>
  <w:style w:type="character" w:customStyle="1" w:styleId="KommentartextZchn">
    <w:name w:val="Kommentartext Zchn"/>
    <w:basedOn w:val="Absatz-Standardschriftart"/>
    <w:link w:val="Kommentartext"/>
    <w:uiPriority w:val="99"/>
    <w:rsid w:val="00C458BF"/>
    <w:rPr>
      <w:sz w:val="20"/>
      <w:szCs w:val="20"/>
    </w:rPr>
  </w:style>
  <w:style w:type="paragraph" w:styleId="Kommentarthema">
    <w:name w:val="annotation subject"/>
    <w:basedOn w:val="Kommentartext"/>
    <w:next w:val="Kommentartext"/>
    <w:link w:val="KommentarthemaZchn"/>
    <w:uiPriority w:val="99"/>
    <w:semiHidden/>
    <w:unhideWhenUsed/>
    <w:rsid w:val="00C458BF"/>
    <w:rPr>
      <w:b/>
      <w:bCs/>
    </w:rPr>
  </w:style>
  <w:style w:type="character" w:customStyle="1" w:styleId="KommentarthemaZchn">
    <w:name w:val="Kommentarthema Zchn"/>
    <w:basedOn w:val="KommentartextZchn"/>
    <w:link w:val="Kommentarthema"/>
    <w:uiPriority w:val="99"/>
    <w:semiHidden/>
    <w:rsid w:val="00C458BF"/>
    <w:rPr>
      <w:b/>
      <w:bCs/>
      <w:sz w:val="20"/>
      <w:szCs w:val="20"/>
    </w:rPr>
  </w:style>
  <w:style w:type="character" w:styleId="Hyperlink">
    <w:name w:val="Hyperlink"/>
    <w:basedOn w:val="Absatz-Standardschriftart"/>
    <w:uiPriority w:val="99"/>
    <w:unhideWhenUsed/>
    <w:rsid w:val="00165ECD"/>
    <w:rPr>
      <w:color w:val="0563C1" w:themeColor="hyperlink"/>
      <w:u w:val="single"/>
    </w:rPr>
  </w:style>
  <w:style w:type="character" w:styleId="NichtaufgelsteErwhnung">
    <w:name w:val="Unresolved Mention"/>
    <w:basedOn w:val="Absatz-Standardschriftart"/>
    <w:uiPriority w:val="99"/>
    <w:semiHidden/>
    <w:unhideWhenUsed/>
    <w:rsid w:val="0016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1.jpeg"/><Relationship Id="rId2" Type="http://schemas.openxmlformats.org/officeDocument/2006/relationships/hyperlink" Target="https://www.fernstudi.net/tutorials/vorlage/geschuetze-leerzeichen" TargetMode="External"/><Relationship Id="rId1" Type="http://schemas.openxmlformats.org/officeDocument/2006/relationships/hyperlink" Target="https://www.duden.de/sprachwissen/sprachratgeber/Schreibung-von-Zahlen-0"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5464</Words>
  <Characters>34427</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Rublack</dc:creator>
  <cp:keywords/>
  <dc:description/>
  <cp:lastModifiedBy>Julius Rublack</cp:lastModifiedBy>
  <cp:revision>23</cp:revision>
  <dcterms:created xsi:type="dcterms:W3CDTF">2023-01-17T13:10:00Z</dcterms:created>
  <dcterms:modified xsi:type="dcterms:W3CDTF">2023-01-26T12:30:00Z</dcterms:modified>
</cp:coreProperties>
</file>